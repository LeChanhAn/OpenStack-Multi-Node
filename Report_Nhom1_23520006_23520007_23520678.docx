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B9E9C" w14:textId="06AB53DC" w:rsidR="000349A9" w:rsidRPr="00231B97" w:rsidRDefault="00B32CCE" w:rsidP="00900F4F">
      <w:pPr>
        <w:jc w:val="center"/>
        <w:rPr>
          <w:rFonts w:cs="Times New Roman"/>
          <w:b/>
          <w:bCs/>
          <w:szCs w:val="26"/>
        </w:rPr>
      </w:pPr>
      <w:r>
        <w:rPr>
          <w:rFonts w:cs="Times New Roman"/>
          <w:b/>
          <w:bCs/>
          <w:szCs w:val="26"/>
        </w:rPr>
        <w:t xml:space="preserve"> </w:t>
      </w:r>
      <w:r w:rsidR="00AE5313" w:rsidRPr="00231B97">
        <w:rPr>
          <w:rFonts w:cs="Times New Roman"/>
          <w:b/>
          <w:bCs/>
          <w:szCs w:val="26"/>
        </w:rPr>
        <w:t>TRƯỜNG ĐẠI HỌC CÔNG NGHỆ THÔNG TIN, ĐHQG-HCM</w:t>
      </w:r>
    </w:p>
    <w:p w14:paraId="6385A456" w14:textId="4B7B5573" w:rsidR="00900F4F" w:rsidRPr="00231B97" w:rsidRDefault="008E64C4" w:rsidP="00900F4F">
      <w:pPr>
        <w:jc w:val="center"/>
        <w:rPr>
          <w:rFonts w:cs="Times New Roman"/>
          <w:b/>
          <w:bCs/>
          <w:sz w:val="30"/>
          <w:szCs w:val="30"/>
        </w:rPr>
      </w:pPr>
      <w:r w:rsidRPr="00231B97">
        <w:rPr>
          <w:rFonts w:cs="Times New Roman"/>
          <w:b/>
          <w:bCs/>
          <w:sz w:val="30"/>
          <w:szCs w:val="30"/>
        </w:rPr>
        <w:t>KHOA MẠNG MÁY TÍNH VÀ TRUYỀN THÔNG</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33636021">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Pr="004C6436" w:rsidRDefault="00DA364D" w:rsidP="00DA364D">
      <w:pPr>
        <w:jc w:val="center"/>
        <w:rPr>
          <w:rFonts w:cs="Times New Roman"/>
          <w:b/>
          <w:bCs/>
          <w:sz w:val="36"/>
          <w:szCs w:val="36"/>
          <w:lang w:val="vi-VN"/>
        </w:rPr>
      </w:pPr>
      <w:r w:rsidRPr="00DA364D">
        <w:rPr>
          <w:rFonts w:cs="Times New Roman"/>
          <w:b/>
          <w:bCs/>
          <w:sz w:val="36"/>
          <w:szCs w:val="36"/>
        </w:rPr>
        <w:t>BÁO CÁO ĐỒ ÁN MÔN HỌC</w:t>
      </w:r>
    </w:p>
    <w:p w14:paraId="56066BB3" w14:textId="3E5D78EC" w:rsidR="00804A69" w:rsidRPr="00085E3C" w:rsidRDefault="00180BC1" w:rsidP="00085E3C">
      <w:pPr>
        <w:pStyle w:val="Title"/>
      </w:pPr>
      <w:r w:rsidRPr="00085E3C">
        <w:t xml:space="preserve">ĐỀ TÀI: </w:t>
      </w:r>
      <w:r w:rsidR="004C6436">
        <w:t>OPENSTACK</w:t>
      </w:r>
    </w:p>
    <w:p w14:paraId="34197154" w14:textId="77777777" w:rsidR="00180BC1" w:rsidRDefault="00180BC1" w:rsidP="00B62F12">
      <w:pPr>
        <w:spacing w:line="720" w:lineRule="auto"/>
        <w:rPr>
          <w:rFonts w:cs="Times New Roman"/>
          <w:b/>
          <w:bCs/>
          <w:sz w:val="32"/>
          <w:szCs w:val="32"/>
        </w:rPr>
      </w:pPr>
    </w:p>
    <w:p w14:paraId="6E6A8366" w14:textId="77777777" w:rsidR="00B62F12" w:rsidRDefault="00B62F12" w:rsidP="001C126E">
      <w:pPr>
        <w:rPr>
          <w:rFonts w:cs="Times New Roman"/>
          <w:b/>
          <w:bCs/>
          <w:szCs w:val="26"/>
        </w:rPr>
      </w:pPr>
    </w:p>
    <w:p w14:paraId="39122FB8" w14:textId="77777777" w:rsidR="00B62F12" w:rsidRDefault="00B62F12" w:rsidP="001C126E">
      <w:pPr>
        <w:rPr>
          <w:rFonts w:cs="Times New Roman"/>
          <w:b/>
          <w:bCs/>
          <w:szCs w:val="26"/>
        </w:rPr>
      </w:pPr>
    </w:p>
    <w:p w14:paraId="0B316808" w14:textId="7CAB82A0" w:rsidR="001C126E" w:rsidRPr="004C6436" w:rsidRDefault="00956EC3" w:rsidP="001C126E">
      <w:pPr>
        <w:rPr>
          <w:rFonts w:cs="Times New Roman"/>
          <w:b/>
          <w:bCs/>
          <w:szCs w:val="26"/>
        </w:rPr>
      </w:pPr>
      <w:r>
        <w:rPr>
          <w:rFonts w:cs="Times New Roman"/>
          <w:b/>
          <w:bCs/>
          <w:szCs w:val="26"/>
        </w:rPr>
        <w:t xml:space="preserve">Môn </w:t>
      </w:r>
      <w:proofErr w:type="spellStart"/>
      <w:r>
        <w:rPr>
          <w:rFonts w:cs="Times New Roman"/>
          <w:b/>
          <w:bCs/>
          <w:szCs w:val="26"/>
        </w:rPr>
        <w:t>học</w:t>
      </w:r>
      <w:proofErr w:type="spellEnd"/>
      <w:r>
        <w:rPr>
          <w:rFonts w:cs="Times New Roman"/>
          <w:b/>
          <w:bCs/>
          <w:szCs w:val="26"/>
        </w:rPr>
        <w:t xml:space="preserve">: </w:t>
      </w:r>
      <w:r w:rsidR="004C6436" w:rsidRPr="004C6436">
        <w:rPr>
          <w:rFonts w:cs="Times New Roman"/>
          <w:b/>
          <w:bCs/>
          <w:szCs w:val="26"/>
        </w:rPr>
        <w:t>NT533.Q11</w:t>
      </w:r>
      <w:r w:rsidRPr="00FE6864">
        <w:rPr>
          <w:rFonts w:cs="Times New Roman"/>
          <w:szCs w:val="26"/>
        </w:rPr>
        <w:t xml:space="preserve"> - </w:t>
      </w:r>
      <w:proofErr w:type="spellStart"/>
      <w:r w:rsidR="004C6436" w:rsidRPr="004C6436">
        <w:rPr>
          <w:rFonts w:cs="Times New Roman"/>
          <w:b/>
          <w:bCs/>
          <w:szCs w:val="26"/>
        </w:rPr>
        <w:t>Hệ</w:t>
      </w:r>
      <w:proofErr w:type="spellEnd"/>
      <w:r w:rsidR="004C6436" w:rsidRPr="004C6436">
        <w:rPr>
          <w:rFonts w:cs="Times New Roman"/>
          <w:b/>
          <w:bCs/>
          <w:szCs w:val="26"/>
        </w:rPr>
        <w:t xml:space="preserve"> </w:t>
      </w:r>
      <w:proofErr w:type="spellStart"/>
      <w:r w:rsidR="00AF167A" w:rsidRPr="004C6436">
        <w:rPr>
          <w:rFonts w:cs="Times New Roman"/>
          <w:b/>
          <w:bCs/>
          <w:szCs w:val="26"/>
        </w:rPr>
        <w:t>Tính</w:t>
      </w:r>
      <w:proofErr w:type="spellEnd"/>
      <w:r w:rsidR="00AF167A" w:rsidRPr="004C6436">
        <w:rPr>
          <w:rFonts w:cs="Times New Roman"/>
          <w:b/>
          <w:bCs/>
          <w:szCs w:val="26"/>
        </w:rPr>
        <w:t xml:space="preserve"> </w:t>
      </w:r>
      <w:proofErr w:type="spellStart"/>
      <w:r w:rsidR="00AF167A" w:rsidRPr="004C6436">
        <w:rPr>
          <w:rFonts w:cs="Times New Roman"/>
          <w:b/>
          <w:bCs/>
          <w:szCs w:val="26"/>
        </w:rPr>
        <w:t>Toán</w:t>
      </w:r>
      <w:proofErr w:type="spellEnd"/>
      <w:r w:rsidR="00AF167A" w:rsidRPr="004C6436">
        <w:rPr>
          <w:rFonts w:cs="Times New Roman"/>
          <w:b/>
          <w:bCs/>
          <w:szCs w:val="26"/>
        </w:rPr>
        <w:t xml:space="preserve"> </w:t>
      </w:r>
      <w:proofErr w:type="spellStart"/>
      <w:r w:rsidR="00AF167A" w:rsidRPr="004C6436">
        <w:rPr>
          <w:rFonts w:cs="Times New Roman"/>
          <w:b/>
          <w:bCs/>
          <w:szCs w:val="26"/>
        </w:rPr>
        <w:t>Phân</w:t>
      </w:r>
      <w:proofErr w:type="spellEnd"/>
      <w:r w:rsidR="00AF167A" w:rsidRPr="004C6436">
        <w:rPr>
          <w:rFonts w:cs="Times New Roman"/>
          <w:b/>
          <w:bCs/>
          <w:szCs w:val="26"/>
        </w:rPr>
        <w:t xml:space="preserve"> </w:t>
      </w:r>
      <w:proofErr w:type="spellStart"/>
      <w:r w:rsidR="00AF167A" w:rsidRPr="004C6436">
        <w:rPr>
          <w:rFonts w:cs="Times New Roman"/>
          <w:b/>
          <w:bCs/>
          <w:szCs w:val="26"/>
        </w:rPr>
        <w:t>Bố</w:t>
      </w:r>
      <w:proofErr w:type="spellEnd"/>
    </w:p>
    <w:p w14:paraId="16864530" w14:textId="7DD15220" w:rsidR="005428CD" w:rsidRPr="00EF200D" w:rsidRDefault="005428CD" w:rsidP="001C126E">
      <w:pPr>
        <w:rPr>
          <w:rFonts w:cs="Times New Roman"/>
          <w:szCs w:val="26"/>
          <w:lang w:val="vi-VN"/>
        </w:rPr>
      </w:pPr>
      <w:proofErr w:type="spellStart"/>
      <w:r>
        <w:rPr>
          <w:rFonts w:cs="Times New Roman"/>
          <w:b/>
          <w:bCs/>
          <w:szCs w:val="26"/>
        </w:rPr>
        <w:t>Giảng</w:t>
      </w:r>
      <w:proofErr w:type="spellEnd"/>
      <w:r>
        <w:rPr>
          <w:rFonts w:cs="Times New Roman"/>
          <w:b/>
          <w:bCs/>
          <w:szCs w:val="26"/>
        </w:rPr>
        <w:t xml:space="preserve">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hướng</w:t>
      </w:r>
      <w:proofErr w:type="spellEnd"/>
      <w:r>
        <w:rPr>
          <w:rFonts w:cs="Times New Roman"/>
          <w:b/>
          <w:bCs/>
          <w:szCs w:val="26"/>
        </w:rPr>
        <w:t xml:space="preserve"> </w:t>
      </w:r>
      <w:proofErr w:type="spellStart"/>
      <w:r>
        <w:rPr>
          <w:rFonts w:cs="Times New Roman"/>
          <w:b/>
          <w:bCs/>
          <w:szCs w:val="26"/>
        </w:rPr>
        <w:t>dẫn</w:t>
      </w:r>
      <w:proofErr w:type="spellEnd"/>
      <w:r>
        <w:rPr>
          <w:rFonts w:cs="Times New Roman"/>
          <w:b/>
          <w:bCs/>
          <w:szCs w:val="26"/>
        </w:rPr>
        <w:t>:</w:t>
      </w:r>
      <w:r w:rsidR="00572335">
        <w:rPr>
          <w:rFonts w:cs="Times New Roman"/>
          <w:b/>
          <w:bCs/>
          <w:szCs w:val="26"/>
        </w:rPr>
        <w:t xml:space="preserve"> </w:t>
      </w:r>
      <w:proofErr w:type="spellStart"/>
      <w:r w:rsidR="00EF200D" w:rsidRPr="00EF200D">
        <w:rPr>
          <w:rFonts w:cs="Times New Roman"/>
          <w:b/>
          <w:bCs/>
          <w:szCs w:val="26"/>
        </w:rPr>
        <w:t>ThS</w:t>
      </w:r>
      <w:proofErr w:type="spellEnd"/>
      <w:r w:rsidR="00EF200D" w:rsidRPr="00EF200D">
        <w:rPr>
          <w:rFonts w:cs="Times New Roman"/>
          <w:b/>
          <w:bCs/>
          <w:szCs w:val="26"/>
        </w:rPr>
        <w:t>. Bùi Thanh Bình</w:t>
      </w:r>
    </w:p>
    <w:p w14:paraId="593CE83E" w14:textId="2993D434" w:rsidR="00956EC3" w:rsidRDefault="00EC05C8" w:rsidP="001C126E">
      <w:pPr>
        <w:rPr>
          <w:rFonts w:cs="Times New Roman"/>
          <w:b/>
          <w:bCs/>
          <w:szCs w:val="26"/>
        </w:rPr>
      </w:pP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proofErr w:type="spellStart"/>
      <w:r>
        <w:rPr>
          <w:rFonts w:cs="Times New Roman"/>
          <w:b/>
          <w:bCs/>
          <w:szCs w:val="26"/>
        </w:rPr>
        <w:t>bởi</w:t>
      </w:r>
      <w:proofErr w:type="spellEnd"/>
      <w:r>
        <w:rPr>
          <w:rFonts w:cs="Times New Roman"/>
          <w:b/>
          <w:bCs/>
          <w:szCs w:val="26"/>
        </w:rPr>
        <w:t xml:space="preserve"> </w:t>
      </w:r>
      <w:proofErr w:type="spellStart"/>
      <w:r w:rsidR="008C79B0">
        <w:rPr>
          <w:rFonts w:cs="Times New Roman"/>
          <w:b/>
          <w:bCs/>
          <w:szCs w:val="26"/>
        </w:rPr>
        <w:t>N</w:t>
      </w:r>
      <w:r>
        <w:rPr>
          <w:rFonts w:cs="Times New Roman"/>
          <w:b/>
          <w:bCs/>
          <w:szCs w:val="26"/>
        </w:rPr>
        <w:t>hóm</w:t>
      </w:r>
      <w:proofErr w:type="spellEnd"/>
      <w:r>
        <w:rPr>
          <w:rFonts w:cs="Times New Roman"/>
          <w:b/>
          <w:bCs/>
          <w:szCs w:val="26"/>
        </w:rPr>
        <w:t xml:space="preserve"> </w:t>
      </w:r>
      <w:r w:rsidR="004C6436">
        <w:rPr>
          <w:rFonts w:cs="Times New Roman"/>
          <w:b/>
          <w:bCs/>
          <w:szCs w:val="26"/>
        </w:rPr>
        <w:t>01</w:t>
      </w:r>
      <w:r w:rsidR="00142EDB">
        <w:rPr>
          <w:rFonts w:cs="Times New Roman"/>
          <w:b/>
          <w:bCs/>
          <w:szCs w:val="26"/>
        </w:rPr>
        <w:t xml:space="preserve">, bao </w:t>
      </w:r>
      <w:proofErr w:type="spellStart"/>
      <w:r w:rsidR="00142EDB">
        <w:rPr>
          <w:rFonts w:cs="Times New Roman"/>
          <w:b/>
          <w:bCs/>
          <w:szCs w:val="26"/>
        </w:rPr>
        <w:t>gồm</w:t>
      </w:r>
      <w:proofErr w:type="spellEnd"/>
      <w:r w:rsidR="00142EDB">
        <w:rPr>
          <w:rFonts w:cs="Times New Roman"/>
          <w:b/>
          <w:bCs/>
          <w:szCs w:val="26"/>
        </w:rPr>
        <w:t>:</w:t>
      </w:r>
      <w:r w:rsidR="003C6D33">
        <w:rPr>
          <w:rFonts w:cs="Times New Roman"/>
          <w:b/>
          <w:bCs/>
          <w:szCs w:val="26"/>
        </w:rPr>
        <w:t xml:space="preserve"> </w:t>
      </w:r>
    </w:p>
    <w:p w14:paraId="25172003" w14:textId="719607AA" w:rsidR="00142EDB" w:rsidRPr="003C6D33" w:rsidRDefault="004C6436" w:rsidP="007246C6">
      <w:pPr>
        <w:pStyle w:val="ListParagraph"/>
        <w:numPr>
          <w:ilvl w:val="0"/>
          <w:numId w:val="8"/>
        </w:numPr>
        <w:rPr>
          <w:rFonts w:cs="Times New Roman"/>
          <w:b/>
          <w:bCs/>
          <w:szCs w:val="26"/>
        </w:rPr>
      </w:pPr>
      <w:r>
        <w:rPr>
          <w:rFonts w:cs="Times New Roman"/>
          <w:szCs w:val="26"/>
        </w:rPr>
        <w:t>Đoàn</w:t>
      </w:r>
      <w:r>
        <w:rPr>
          <w:rFonts w:cs="Times New Roman"/>
          <w:szCs w:val="26"/>
          <w:lang w:val="vi-VN"/>
        </w:rPr>
        <w:t xml:space="preserve"> Quốc An</w:t>
      </w:r>
      <w:r>
        <w:rPr>
          <w:rFonts w:cs="Times New Roman"/>
          <w:szCs w:val="26"/>
          <w:lang w:val="vi-VN"/>
        </w:rPr>
        <w:tab/>
      </w:r>
      <w:r w:rsidR="003C6D33">
        <w:rPr>
          <w:rFonts w:cs="Times New Roman"/>
          <w:szCs w:val="26"/>
        </w:rPr>
        <w:tab/>
      </w:r>
      <w:r>
        <w:rPr>
          <w:rFonts w:cs="Times New Roman"/>
          <w:szCs w:val="26"/>
        </w:rPr>
        <w:t>23520006</w:t>
      </w:r>
      <w:r w:rsidR="003C6D33">
        <w:rPr>
          <w:rFonts w:cs="Times New Roman"/>
          <w:szCs w:val="26"/>
        </w:rPr>
        <w:tab/>
      </w:r>
      <w:r>
        <w:rPr>
          <w:rFonts w:cs="Times New Roman"/>
          <w:szCs w:val="26"/>
        </w:rPr>
        <w:t xml:space="preserve">Thành </w:t>
      </w:r>
      <w:proofErr w:type="spellStart"/>
      <w:r>
        <w:rPr>
          <w:rFonts w:cs="Times New Roman"/>
          <w:szCs w:val="26"/>
        </w:rPr>
        <w:t>viên</w:t>
      </w:r>
      <w:proofErr w:type="spellEnd"/>
    </w:p>
    <w:p w14:paraId="37182B61" w14:textId="4E53278B" w:rsidR="003C6D33" w:rsidRPr="003C6D33" w:rsidRDefault="004C6436" w:rsidP="007246C6">
      <w:pPr>
        <w:pStyle w:val="ListParagraph"/>
        <w:numPr>
          <w:ilvl w:val="0"/>
          <w:numId w:val="8"/>
        </w:numPr>
        <w:rPr>
          <w:rFonts w:cs="Times New Roman"/>
          <w:b/>
          <w:bCs/>
          <w:szCs w:val="26"/>
        </w:rPr>
      </w:pPr>
      <w:r>
        <w:rPr>
          <w:rFonts w:cs="Times New Roman"/>
          <w:szCs w:val="26"/>
        </w:rPr>
        <w:t>Lê</w:t>
      </w:r>
      <w:r>
        <w:rPr>
          <w:rFonts w:cs="Times New Roman"/>
          <w:szCs w:val="26"/>
          <w:lang w:val="vi-VN"/>
        </w:rPr>
        <w:t xml:space="preserve"> Chánh Ân</w:t>
      </w:r>
      <w:r>
        <w:rPr>
          <w:rFonts w:cs="Times New Roman"/>
          <w:szCs w:val="26"/>
          <w:lang w:val="vi-VN"/>
        </w:rPr>
        <w:tab/>
      </w:r>
      <w:r>
        <w:rPr>
          <w:rFonts w:cs="Times New Roman"/>
          <w:szCs w:val="26"/>
          <w:lang w:val="vi-VN"/>
        </w:rPr>
        <w:tab/>
      </w:r>
      <w:r w:rsidR="003C6D33">
        <w:rPr>
          <w:rFonts w:cs="Times New Roman"/>
          <w:szCs w:val="26"/>
        </w:rPr>
        <w:tab/>
      </w:r>
      <w:r>
        <w:rPr>
          <w:rFonts w:cs="Times New Roman"/>
          <w:szCs w:val="26"/>
        </w:rPr>
        <w:t>23520007</w:t>
      </w:r>
      <w:r w:rsidR="003C6D33">
        <w:rPr>
          <w:rFonts w:cs="Times New Roman"/>
          <w:szCs w:val="26"/>
        </w:rPr>
        <w:tab/>
        <w:t xml:space="preserve">Thành </w:t>
      </w:r>
      <w:proofErr w:type="spellStart"/>
      <w:r w:rsidR="003C6D33">
        <w:rPr>
          <w:rFonts w:cs="Times New Roman"/>
          <w:szCs w:val="26"/>
        </w:rPr>
        <w:t>viên</w:t>
      </w:r>
      <w:proofErr w:type="spellEnd"/>
    </w:p>
    <w:p w14:paraId="18045A88" w14:textId="4DD0B86F" w:rsidR="003C6D33" w:rsidRPr="00674EDA" w:rsidRDefault="004C6436" w:rsidP="007246C6">
      <w:pPr>
        <w:pStyle w:val="ListParagraph"/>
        <w:numPr>
          <w:ilvl w:val="0"/>
          <w:numId w:val="8"/>
        </w:numPr>
        <w:rPr>
          <w:rFonts w:cs="Times New Roman"/>
          <w:b/>
          <w:bCs/>
          <w:szCs w:val="26"/>
        </w:rPr>
      </w:pPr>
      <w:r>
        <w:rPr>
          <w:rFonts w:cs="Times New Roman"/>
          <w:szCs w:val="26"/>
        </w:rPr>
        <w:t>Phan</w:t>
      </w:r>
      <w:r>
        <w:rPr>
          <w:rFonts w:cs="Times New Roman"/>
          <w:szCs w:val="26"/>
          <w:lang w:val="vi-VN"/>
        </w:rPr>
        <w:t xml:space="preserve"> Đình Khải</w:t>
      </w:r>
      <w:r w:rsidR="003C6D33">
        <w:rPr>
          <w:rFonts w:cs="Times New Roman"/>
          <w:szCs w:val="26"/>
        </w:rPr>
        <w:tab/>
      </w:r>
      <w:r>
        <w:rPr>
          <w:rFonts w:cs="Times New Roman"/>
          <w:szCs w:val="26"/>
          <w:lang w:val="vi-VN"/>
        </w:rPr>
        <w:tab/>
      </w:r>
      <w:r>
        <w:rPr>
          <w:rFonts w:cs="Times New Roman"/>
          <w:szCs w:val="26"/>
        </w:rPr>
        <w:t>23520678</w:t>
      </w:r>
      <w:r w:rsidR="003C6D33">
        <w:rPr>
          <w:rFonts w:cs="Times New Roman"/>
          <w:szCs w:val="26"/>
        </w:rPr>
        <w:tab/>
        <w:t xml:space="preserve">Thành </w:t>
      </w:r>
      <w:proofErr w:type="spellStart"/>
      <w:r w:rsidR="003C6D33">
        <w:rPr>
          <w:rFonts w:cs="Times New Roman"/>
          <w:szCs w:val="26"/>
        </w:rPr>
        <w:t>viên</w:t>
      </w:r>
      <w:proofErr w:type="spellEnd"/>
    </w:p>
    <w:p w14:paraId="43C40DD0" w14:textId="7E93F25D" w:rsidR="00182580" w:rsidRPr="004C6436" w:rsidRDefault="005321BB" w:rsidP="00674EDA">
      <w:pPr>
        <w:rPr>
          <w:rFonts w:cs="Times New Roman"/>
          <w:szCs w:val="26"/>
          <w:lang w:val="vi-VN"/>
        </w:rPr>
      </w:pPr>
      <w:proofErr w:type="spellStart"/>
      <w:r>
        <w:rPr>
          <w:rFonts w:cs="Times New Roman"/>
          <w:b/>
          <w:bCs/>
          <w:szCs w:val="26"/>
        </w:rPr>
        <w:t>Thời</w:t>
      </w:r>
      <w:proofErr w:type="spellEnd"/>
      <w:r>
        <w:rPr>
          <w:rFonts w:cs="Times New Roman"/>
          <w:b/>
          <w:bCs/>
          <w:szCs w:val="26"/>
        </w:rPr>
        <w:t xml:space="preserve"> </w:t>
      </w:r>
      <w:proofErr w:type="spellStart"/>
      <w:r>
        <w:rPr>
          <w:rFonts w:cs="Times New Roman"/>
          <w:b/>
          <w:bCs/>
          <w:szCs w:val="26"/>
        </w:rPr>
        <w:t>gian</w:t>
      </w:r>
      <w:proofErr w:type="spellEnd"/>
      <w:r>
        <w:rPr>
          <w:rFonts w:cs="Times New Roman"/>
          <w:b/>
          <w:bCs/>
          <w:szCs w:val="26"/>
        </w:rPr>
        <w:t xml:space="preserve"> </w:t>
      </w: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r w:rsidR="004C6436">
        <w:rPr>
          <w:rFonts w:cs="Times New Roman"/>
          <w:szCs w:val="26"/>
        </w:rPr>
        <w:t>10</w:t>
      </w:r>
      <w:r w:rsidR="004C6436">
        <w:rPr>
          <w:rFonts w:cs="Times New Roman"/>
          <w:szCs w:val="26"/>
          <w:lang w:val="vi-VN"/>
        </w:rPr>
        <w:t>/2025</w:t>
      </w:r>
      <w:r w:rsidR="001D4B88">
        <w:rPr>
          <w:rFonts w:cs="Times New Roman"/>
          <w:szCs w:val="26"/>
        </w:rPr>
        <w:t xml:space="preserve"> </w:t>
      </w:r>
      <w:r w:rsidR="004C6436">
        <w:rPr>
          <w:rFonts w:cs="Times New Roman"/>
          <w:szCs w:val="26"/>
        </w:rPr>
        <w:t>–</w:t>
      </w:r>
      <w:r w:rsidR="001D4B88">
        <w:rPr>
          <w:rFonts w:cs="Times New Roman"/>
          <w:szCs w:val="26"/>
        </w:rPr>
        <w:t xml:space="preserve"> </w:t>
      </w:r>
      <w:r w:rsidR="004C6436">
        <w:rPr>
          <w:rFonts w:cs="Times New Roman"/>
          <w:szCs w:val="26"/>
        </w:rPr>
        <w:t>11</w:t>
      </w:r>
      <w:r w:rsidR="004C6436">
        <w:rPr>
          <w:rFonts w:cs="Times New Roman"/>
          <w:szCs w:val="26"/>
          <w:lang w:val="vi-VN"/>
        </w:rPr>
        <w:t>/2025</w:t>
      </w:r>
    </w:p>
    <w:p w14:paraId="114C9088" w14:textId="77777777" w:rsidR="00182580" w:rsidRDefault="00182580">
      <w:pPr>
        <w:rPr>
          <w:rFonts w:cs="Times New Roman"/>
          <w:szCs w:val="26"/>
        </w:rPr>
      </w:pPr>
      <w:r>
        <w:rPr>
          <w:rFonts w:cs="Times New Roman"/>
          <w:szCs w:val="26"/>
        </w:rPr>
        <w:br w:type="page"/>
      </w:r>
    </w:p>
    <w:bookmarkStart w:id="0" w:name="_Toc214908448" w:displacedByCustomXml="next"/>
    <w:sdt>
      <w:sdtPr>
        <w:rPr>
          <w:rFonts w:eastAsiaTheme="minorEastAsia" w:cstheme="minorBidi"/>
          <w:b w:val="0"/>
          <w:sz w:val="26"/>
          <w:szCs w:val="22"/>
        </w:rPr>
        <w:id w:val="111877959"/>
        <w:docPartObj>
          <w:docPartGallery w:val="Table of Contents"/>
          <w:docPartUnique/>
        </w:docPartObj>
      </w:sdtPr>
      <w:sdtEndPr>
        <w:rPr>
          <w:szCs w:val="26"/>
        </w:rPr>
      </w:sdtEndPr>
      <w:sdtContent>
        <w:p w14:paraId="07237C9C" w14:textId="19D099D1" w:rsidR="00827A7D" w:rsidRPr="00827A7D" w:rsidRDefault="00827A7D" w:rsidP="00827A7D">
          <w:pPr>
            <w:pStyle w:val="Heading1"/>
            <w:rPr>
              <w:rFonts w:eastAsiaTheme="minorEastAsia"/>
              <w:lang w:val="vi-VN"/>
            </w:rPr>
          </w:pPr>
          <w:r>
            <w:rPr>
              <w:rFonts w:eastAsiaTheme="minorEastAsia"/>
            </w:rPr>
            <w:t>MỤC</w:t>
          </w:r>
          <w:r>
            <w:rPr>
              <w:rFonts w:eastAsiaTheme="minorEastAsia"/>
              <w:lang w:val="vi-VN"/>
            </w:rPr>
            <w:t xml:space="preserve"> LỤC</w:t>
          </w:r>
          <w:bookmarkEnd w:id="0"/>
        </w:p>
        <w:p w14:paraId="7D7A5A70" w14:textId="71138114" w:rsidR="0034310D" w:rsidRDefault="001E1B67">
          <w:pPr>
            <w:pStyle w:val="TOC1"/>
            <w:tabs>
              <w:tab w:val="right" w:leader="dot" w:pos="9016"/>
            </w:tabs>
            <w:rPr>
              <w:rFonts w:asciiTheme="minorHAnsi" w:eastAsiaTheme="minorEastAsia" w:hAnsiTheme="minorHAnsi"/>
              <w:noProof/>
              <w:sz w:val="24"/>
              <w:szCs w:val="24"/>
            </w:rPr>
          </w:pPr>
          <w:r>
            <w:fldChar w:fldCharType="begin"/>
          </w:r>
          <w:r w:rsidR="319AA5C4">
            <w:instrText xml:space="preserve"> TOC \o "1-3" \h \z \u </w:instrText>
          </w:r>
          <w:r>
            <w:fldChar w:fldCharType="separate"/>
          </w:r>
          <w:hyperlink w:anchor="_Toc214908448" w:history="1">
            <w:r w:rsidR="0034310D" w:rsidRPr="000047D2">
              <w:rPr>
                <w:rStyle w:val="Hyperlink"/>
                <w:noProof/>
              </w:rPr>
              <w:t>MỤC</w:t>
            </w:r>
            <w:r w:rsidR="0034310D" w:rsidRPr="000047D2">
              <w:rPr>
                <w:rStyle w:val="Hyperlink"/>
                <w:noProof/>
                <w:lang w:val="vi-VN"/>
              </w:rPr>
              <w:t xml:space="preserve"> LỤC</w:t>
            </w:r>
            <w:r w:rsidR="0034310D">
              <w:rPr>
                <w:noProof/>
                <w:webHidden/>
              </w:rPr>
              <w:tab/>
            </w:r>
            <w:r w:rsidR="0034310D">
              <w:rPr>
                <w:noProof/>
                <w:webHidden/>
              </w:rPr>
              <w:fldChar w:fldCharType="begin"/>
            </w:r>
            <w:r w:rsidR="0034310D">
              <w:rPr>
                <w:noProof/>
                <w:webHidden/>
              </w:rPr>
              <w:instrText xml:space="preserve"> PAGEREF _Toc214908448 \h </w:instrText>
            </w:r>
            <w:r w:rsidR="0034310D">
              <w:rPr>
                <w:noProof/>
                <w:webHidden/>
              </w:rPr>
            </w:r>
            <w:r w:rsidR="0034310D">
              <w:rPr>
                <w:noProof/>
                <w:webHidden/>
              </w:rPr>
              <w:fldChar w:fldCharType="separate"/>
            </w:r>
            <w:r w:rsidR="0034310D">
              <w:rPr>
                <w:noProof/>
                <w:webHidden/>
              </w:rPr>
              <w:t>2</w:t>
            </w:r>
            <w:r w:rsidR="0034310D">
              <w:rPr>
                <w:noProof/>
                <w:webHidden/>
              </w:rPr>
              <w:fldChar w:fldCharType="end"/>
            </w:r>
          </w:hyperlink>
        </w:p>
        <w:p w14:paraId="59EC7A4A" w14:textId="3B72CF11" w:rsidR="0034310D" w:rsidRDefault="00F430C1">
          <w:pPr>
            <w:pStyle w:val="TOC1"/>
            <w:tabs>
              <w:tab w:val="right" w:leader="dot" w:pos="9016"/>
            </w:tabs>
            <w:rPr>
              <w:rFonts w:asciiTheme="minorHAnsi" w:eastAsiaTheme="minorEastAsia" w:hAnsiTheme="minorHAnsi"/>
              <w:noProof/>
              <w:sz w:val="24"/>
              <w:szCs w:val="24"/>
            </w:rPr>
          </w:pPr>
          <w:hyperlink w:anchor="_Toc214908449" w:history="1">
            <w:r w:rsidR="0034310D" w:rsidRPr="000047D2">
              <w:rPr>
                <w:rStyle w:val="Hyperlink"/>
                <w:noProof/>
              </w:rPr>
              <w:t>Chương I. GIỚI THIỆU.</w:t>
            </w:r>
            <w:r w:rsidR="0034310D">
              <w:rPr>
                <w:noProof/>
                <w:webHidden/>
              </w:rPr>
              <w:tab/>
            </w:r>
            <w:r w:rsidR="0034310D">
              <w:rPr>
                <w:noProof/>
                <w:webHidden/>
              </w:rPr>
              <w:fldChar w:fldCharType="begin"/>
            </w:r>
            <w:r w:rsidR="0034310D">
              <w:rPr>
                <w:noProof/>
                <w:webHidden/>
              </w:rPr>
              <w:instrText xml:space="preserve"> PAGEREF _Toc214908449 \h </w:instrText>
            </w:r>
            <w:r w:rsidR="0034310D">
              <w:rPr>
                <w:noProof/>
                <w:webHidden/>
              </w:rPr>
            </w:r>
            <w:r w:rsidR="0034310D">
              <w:rPr>
                <w:noProof/>
                <w:webHidden/>
              </w:rPr>
              <w:fldChar w:fldCharType="separate"/>
            </w:r>
            <w:r w:rsidR="0034310D">
              <w:rPr>
                <w:noProof/>
                <w:webHidden/>
              </w:rPr>
              <w:t>4</w:t>
            </w:r>
            <w:r w:rsidR="0034310D">
              <w:rPr>
                <w:noProof/>
                <w:webHidden/>
              </w:rPr>
              <w:fldChar w:fldCharType="end"/>
            </w:r>
          </w:hyperlink>
        </w:p>
        <w:p w14:paraId="601C4F9C" w14:textId="1B0011C6" w:rsidR="0034310D" w:rsidRDefault="00F430C1">
          <w:pPr>
            <w:pStyle w:val="TOC2"/>
            <w:tabs>
              <w:tab w:val="right" w:leader="dot" w:pos="9016"/>
            </w:tabs>
            <w:rPr>
              <w:rFonts w:asciiTheme="minorHAnsi" w:eastAsiaTheme="minorEastAsia" w:hAnsiTheme="minorHAnsi"/>
              <w:noProof/>
              <w:sz w:val="24"/>
              <w:szCs w:val="24"/>
            </w:rPr>
          </w:pPr>
          <w:hyperlink w:anchor="_Toc214908450" w:history="1">
            <w:r w:rsidR="0034310D" w:rsidRPr="000047D2">
              <w:rPr>
                <w:rStyle w:val="Hyperlink"/>
                <w:noProof/>
              </w:rPr>
              <w:t>1. Tổng quan về Cloud Computing.</w:t>
            </w:r>
            <w:r w:rsidR="0034310D">
              <w:rPr>
                <w:noProof/>
                <w:webHidden/>
              </w:rPr>
              <w:tab/>
            </w:r>
            <w:r w:rsidR="0034310D">
              <w:rPr>
                <w:noProof/>
                <w:webHidden/>
              </w:rPr>
              <w:fldChar w:fldCharType="begin"/>
            </w:r>
            <w:r w:rsidR="0034310D">
              <w:rPr>
                <w:noProof/>
                <w:webHidden/>
              </w:rPr>
              <w:instrText xml:space="preserve"> PAGEREF _Toc214908450 \h </w:instrText>
            </w:r>
            <w:r w:rsidR="0034310D">
              <w:rPr>
                <w:noProof/>
                <w:webHidden/>
              </w:rPr>
            </w:r>
            <w:r w:rsidR="0034310D">
              <w:rPr>
                <w:noProof/>
                <w:webHidden/>
              </w:rPr>
              <w:fldChar w:fldCharType="separate"/>
            </w:r>
            <w:r w:rsidR="0034310D">
              <w:rPr>
                <w:noProof/>
                <w:webHidden/>
              </w:rPr>
              <w:t>4</w:t>
            </w:r>
            <w:r w:rsidR="0034310D">
              <w:rPr>
                <w:noProof/>
                <w:webHidden/>
              </w:rPr>
              <w:fldChar w:fldCharType="end"/>
            </w:r>
          </w:hyperlink>
        </w:p>
        <w:p w14:paraId="3926EEA3" w14:textId="32941F30" w:rsidR="0034310D" w:rsidRDefault="00F430C1">
          <w:pPr>
            <w:pStyle w:val="TOC2"/>
            <w:tabs>
              <w:tab w:val="right" w:leader="dot" w:pos="9016"/>
            </w:tabs>
            <w:rPr>
              <w:rFonts w:asciiTheme="minorHAnsi" w:eastAsiaTheme="minorEastAsia" w:hAnsiTheme="minorHAnsi"/>
              <w:noProof/>
              <w:sz w:val="24"/>
              <w:szCs w:val="24"/>
            </w:rPr>
          </w:pPr>
          <w:hyperlink w:anchor="_Toc214908451" w:history="1">
            <w:r w:rsidR="0034310D" w:rsidRPr="000047D2">
              <w:rPr>
                <w:rStyle w:val="Hyperlink"/>
                <w:noProof/>
              </w:rPr>
              <w:t>2. Giới thiệu OpenStack.</w:t>
            </w:r>
            <w:r w:rsidR="0034310D">
              <w:rPr>
                <w:noProof/>
                <w:webHidden/>
              </w:rPr>
              <w:tab/>
            </w:r>
            <w:r w:rsidR="0034310D">
              <w:rPr>
                <w:noProof/>
                <w:webHidden/>
              </w:rPr>
              <w:fldChar w:fldCharType="begin"/>
            </w:r>
            <w:r w:rsidR="0034310D">
              <w:rPr>
                <w:noProof/>
                <w:webHidden/>
              </w:rPr>
              <w:instrText xml:space="preserve"> PAGEREF _Toc214908451 \h </w:instrText>
            </w:r>
            <w:r w:rsidR="0034310D">
              <w:rPr>
                <w:noProof/>
                <w:webHidden/>
              </w:rPr>
            </w:r>
            <w:r w:rsidR="0034310D">
              <w:rPr>
                <w:noProof/>
                <w:webHidden/>
              </w:rPr>
              <w:fldChar w:fldCharType="separate"/>
            </w:r>
            <w:r w:rsidR="0034310D">
              <w:rPr>
                <w:noProof/>
                <w:webHidden/>
              </w:rPr>
              <w:t>4</w:t>
            </w:r>
            <w:r w:rsidR="0034310D">
              <w:rPr>
                <w:noProof/>
                <w:webHidden/>
              </w:rPr>
              <w:fldChar w:fldCharType="end"/>
            </w:r>
          </w:hyperlink>
        </w:p>
        <w:p w14:paraId="259DAA53" w14:textId="1A007032" w:rsidR="0034310D" w:rsidRDefault="00F430C1">
          <w:pPr>
            <w:pStyle w:val="TOC2"/>
            <w:tabs>
              <w:tab w:val="right" w:leader="dot" w:pos="9016"/>
            </w:tabs>
            <w:rPr>
              <w:rFonts w:asciiTheme="minorHAnsi" w:eastAsiaTheme="minorEastAsia" w:hAnsiTheme="minorHAnsi"/>
              <w:noProof/>
              <w:sz w:val="24"/>
              <w:szCs w:val="24"/>
            </w:rPr>
          </w:pPr>
          <w:hyperlink w:anchor="_Toc214908452" w:history="1">
            <w:r w:rsidR="0034310D" w:rsidRPr="000047D2">
              <w:rPr>
                <w:rStyle w:val="Hyperlink"/>
                <w:noProof/>
                <w:lang w:val="vi-VN"/>
              </w:rPr>
              <w:t>3. Mục tiêu đồ án.</w:t>
            </w:r>
            <w:r w:rsidR="0034310D">
              <w:rPr>
                <w:noProof/>
                <w:webHidden/>
              </w:rPr>
              <w:tab/>
            </w:r>
            <w:r w:rsidR="0034310D">
              <w:rPr>
                <w:noProof/>
                <w:webHidden/>
              </w:rPr>
              <w:fldChar w:fldCharType="begin"/>
            </w:r>
            <w:r w:rsidR="0034310D">
              <w:rPr>
                <w:noProof/>
                <w:webHidden/>
              </w:rPr>
              <w:instrText xml:space="preserve"> PAGEREF _Toc214908452 \h </w:instrText>
            </w:r>
            <w:r w:rsidR="0034310D">
              <w:rPr>
                <w:noProof/>
                <w:webHidden/>
              </w:rPr>
            </w:r>
            <w:r w:rsidR="0034310D">
              <w:rPr>
                <w:noProof/>
                <w:webHidden/>
              </w:rPr>
              <w:fldChar w:fldCharType="separate"/>
            </w:r>
            <w:r w:rsidR="0034310D">
              <w:rPr>
                <w:noProof/>
                <w:webHidden/>
              </w:rPr>
              <w:t>4</w:t>
            </w:r>
            <w:r w:rsidR="0034310D">
              <w:rPr>
                <w:noProof/>
                <w:webHidden/>
              </w:rPr>
              <w:fldChar w:fldCharType="end"/>
            </w:r>
          </w:hyperlink>
        </w:p>
        <w:p w14:paraId="2C9BF417" w14:textId="40A90125" w:rsidR="0034310D" w:rsidRDefault="00F430C1">
          <w:pPr>
            <w:pStyle w:val="TOC2"/>
            <w:tabs>
              <w:tab w:val="right" w:leader="dot" w:pos="9016"/>
            </w:tabs>
            <w:rPr>
              <w:rFonts w:asciiTheme="minorHAnsi" w:eastAsiaTheme="minorEastAsia" w:hAnsiTheme="minorHAnsi"/>
              <w:noProof/>
              <w:sz w:val="24"/>
              <w:szCs w:val="24"/>
            </w:rPr>
          </w:pPr>
          <w:hyperlink w:anchor="_Toc214908453" w:history="1">
            <w:r w:rsidR="0034310D" w:rsidRPr="000047D2">
              <w:rPr>
                <w:rStyle w:val="Hyperlink"/>
                <w:noProof/>
                <w:lang w:val="vi-VN"/>
              </w:rPr>
              <w:t>4. Phạm vi đồ án.</w:t>
            </w:r>
            <w:r w:rsidR="0034310D">
              <w:rPr>
                <w:noProof/>
                <w:webHidden/>
              </w:rPr>
              <w:tab/>
            </w:r>
            <w:r w:rsidR="0034310D">
              <w:rPr>
                <w:noProof/>
                <w:webHidden/>
              </w:rPr>
              <w:fldChar w:fldCharType="begin"/>
            </w:r>
            <w:r w:rsidR="0034310D">
              <w:rPr>
                <w:noProof/>
                <w:webHidden/>
              </w:rPr>
              <w:instrText xml:space="preserve"> PAGEREF _Toc214908453 \h </w:instrText>
            </w:r>
            <w:r w:rsidR="0034310D">
              <w:rPr>
                <w:noProof/>
                <w:webHidden/>
              </w:rPr>
            </w:r>
            <w:r w:rsidR="0034310D">
              <w:rPr>
                <w:noProof/>
                <w:webHidden/>
              </w:rPr>
              <w:fldChar w:fldCharType="separate"/>
            </w:r>
            <w:r w:rsidR="0034310D">
              <w:rPr>
                <w:noProof/>
                <w:webHidden/>
              </w:rPr>
              <w:t>5</w:t>
            </w:r>
            <w:r w:rsidR="0034310D">
              <w:rPr>
                <w:noProof/>
                <w:webHidden/>
              </w:rPr>
              <w:fldChar w:fldCharType="end"/>
            </w:r>
          </w:hyperlink>
        </w:p>
        <w:p w14:paraId="75EFEA32" w14:textId="7241F7B5" w:rsidR="0034310D" w:rsidRDefault="00F430C1">
          <w:pPr>
            <w:pStyle w:val="TOC1"/>
            <w:tabs>
              <w:tab w:val="right" w:leader="dot" w:pos="9016"/>
            </w:tabs>
            <w:rPr>
              <w:rFonts w:asciiTheme="minorHAnsi" w:eastAsiaTheme="minorEastAsia" w:hAnsiTheme="minorHAnsi"/>
              <w:noProof/>
              <w:sz w:val="24"/>
              <w:szCs w:val="24"/>
            </w:rPr>
          </w:pPr>
          <w:hyperlink w:anchor="_Toc214908454" w:history="1">
            <w:r w:rsidR="0034310D" w:rsidRPr="000047D2">
              <w:rPr>
                <w:rStyle w:val="Hyperlink"/>
                <w:noProof/>
              </w:rPr>
              <w:t>Chương II. TỔNG QUAN CÁC THÀNH PHẦN OPENSTACK.</w:t>
            </w:r>
            <w:r w:rsidR="0034310D">
              <w:rPr>
                <w:noProof/>
                <w:webHidden/>
              </w:rPr>
              <w:tab/>
            </w:r>
            <w:r w:rsidR="0034310D">
              <w:rPr>
                <w:noProof/>
                <w:webHidden/>
              </w:rPr>
              <w:fldChar w:fldCharType="begin"/>
            </w:r>
            <w:r w:rsidR="0034310D">
              <w:rPr>
                <w:noProof/>
                <w:webHidden/>
              </w:rPr>
              <w:instrText xml:space="preserve"> PAGEREF _Toc214908454 \h </w:instrText>
            </w:r>
            <w:r w:rsidR="0034310D">
              <w:rPr>
                <w:noProof/>
                <w:webHidden/>
              </w:rPr>
            </w:r>
            <w:r w:rsidR="0034310D">
              <w:rPr>
                <w:noProof/>
                <w:webHidden/>
              </w:rPr>
              <w:fldChar w:fldCharType="separate"/>
            </w:r>
            <w:r w:rsidR="0034310D">
              <w:rPr>
                <w:noProof/>
                <w:webHidden/>
              </w:rPr>
              <w:t>6</w:t>
            </w:r>
            <w:r w:rsidR="0034310D">
              <w:rPr>
                <w:noProof/>
                <w:webHidden/>
              </w:rPr>
              <w:fldChar w:fldCharType="end"/>
            </w:r>
          </w:hyperlink>
        </w:p>
        <w:p w14:paraId="0FF88A2F" w14:textId="204831F5" w:rsidR="0034310D" w:rsidRDefault="00F430C1">
          <w:pPr>
            <w:pStyle w:val="TOC2"/>
            <w:tabs>
              <w:tab w:val="right" w:leader="dot" w:pos="9016"/>
            </w:tabs>
            <w:rPr>
              <w:rFonts w:asciiTheme="minorHAnsi" w:eastAsiaTheme="minorEastAsia" w:hAnsiTheme="minorHAnsi"/>
              <w:noProof/>
              <w:sz w:val="24"/>
              <w:szCs w:val="24"/>
            </w:rPr>
          </w:pPr>
          <w:hyperlink w:anchor="_Toc214908455" w:history="1">
            <w:r w:rsidR="0034310D" w:rsidRPr="000047D2">
              <w:rPr>
                <w:rStyle w:val="Hyperlink"/>
                <w:noProof/>
                <w:lang w:val="vi-VN"/>
              </w:rPr>
              <w:t>1. Keystone.</w:t>
            </w:r>
            <w:r w:rsidR="0034310D">
              <w:rPr>
                <w:noProof/>
                <w:webHidden/>
              </w:rPr>
              <w:tab/>
            </w:r>
            <w:r w:rsidR="0034310D">
              <w:rPr>
                <w:noProof/>
                <w:webHidden/>
              </w:rPr>
              <w:fldChar w:fldCharType="begin"/>
            </w:r>
            <w:r w:rsidR="0034310D">
              <w:rPr>
                <w:noProof/>
                <w:webHidden/>
              </w:rPr>
              <w:instrText xml:space="preserve"> PAGEREF _Toc214908455 \h </w:instrText>
            </w:r>
            <w:r w:rsidR="0034310D">
              <w:rPr>
                <w:noProof/>
                <w:webHidden/>
              </w:rPr>
            </w:r>
            <w:r w:rsidR="0034310D">
              <w:rPr>
                <w:noProof/>
                <w:webHidden/>
              </w:rPr>
              <w:fldChar w:fldCharType="separate"/>
            </w:r>
            <w:r w:rsidR="0034310D">
              <w:rPr>
                <w:noProof/>
                <w:webHidden/>
              </w:rPr>
              <w:t>6</w:t>
            </w:r>
            <w:r w:rsidR="0034310D">
              <w:rPr>
                <w:noProof/>
                <w:webHidden/>
              </w:rPr>
              <w:fldChar w:fldCharType="end"/>
            </w:r>
          </w:hyperlink>
        </w:p>
        <w:p w14:paraId="4CD9F707" w14:textId="0AA3A211" w:rsidR="0034310D" w:rsidRDefault="00F430C1">
          <w:pPr>
            <w:pStyle w:val="TOC3"/>
            <w:tabs>
              <w:tab w:val="right" w:leader="dot" w:pos="9016"/>
            </w:tabs>
            <w:rPr>
              <w:rFonts w:asciiTheme="minorHAnsi" w:eastAsiaTheme="minorEastAsia" w:hAnsiTheme="minorHAnsi"/>
              <w:noProof/>
              <w:sz w:val="24"/>
              <w:szCs w:val="24"/>
            </w:rPr>
          </w:pPr>
          <w:hyperlink w:anchor="_Toc214908456" w:history="1">
            <w:r w:rsidR="0034310D" w:rsidRPr="000047D2">
              <w:rPr>
                <w:rStyle w:val="Hyperlink"/>
                <w:noProof/>
                <w:lang w:val="vi-VN"/>
              </w:rPr>
              <w:t>1.1. Giới thiệu.</w:t>
            </w:r>
            <w:r w:rsidR="0034310D">
              <w:rPr>
                <w:noProof/>
                <w:webHidden/>
              </w:rPr>
              <w:tab/>
            </w:r>
            <w:r w:rsidR="0034310D">
              <w:rPr>
                <w:noProof/>
                <w:webHidden/>
              </w:rPr>
              <w:fldChar w:fldCharType="begin"/>
            </w:r>
            <w:r w:rsidR="0034310D">
              <w:rPr>
                <w:noProof/>
                <w:webHidden/>
              </w:rPr>
              <w:instrText xml:space="preserve"> PAGEREF _Toc214908456 \h </w:instrText>
            </w:r>
            <w:r w:rsidR="0034310D">
              <w:rPr>
                <w:noProof/>
                <w:webHidden/>
              </w:rPr>
            </w:r>
            <w:r w:rsidR="0034310D">
              <w:rPr>
                <w:noProof/>
                <w:webHidden/>
              </w:rPr>
              <w:fldChar w:fldCharType="separate"/>
            </w:r>
            <w:r w:rsidR="0034310D">
              <w:rPr>
                <w:noProof/>
                <w:webHidden/>
              </w:rPr>
              <w:t>6</w:t>
            </w:r>
            <w:r w:rsidR="0034310D">
              <w:rPr>
                <w:noProof/>
                <w:webHidden/>
              </w:rPr>
              <w:fldChar w:fldCharType="end"/>
            </w:r>
          </w:hyperlink>
        </w:p>
        <w:p w14:paraId="60E6AC18" w14:textId="3C6B32D4" w:rsidR="0034310D" w:rsidRDefault="00F430C1">
          <w:pPr>
            <w:pStyle w:val="TOC3"/>
            <w:tabs>
              <w:tab w:val="right" w:leader="dot" w:pos="9016"/>
            </w:tabs>
            <w:rPr>
              <w:rFonts w:asciiTheme="minorHAnsi" w:eastAsiaTheme="minorEastAsia" w:hAnsiTheme="minorHAnsi"/>
              <w:noProof/>
              <w:sz w:val="24"/>
              <w:szCs w:val="24"/>
            </w:rPr>
          </w:pPr>
          <w:hyperlink w:anchor="_Toc214908457" w:history="1">
            <w:r w:rsidR="0034310D" w:rsidRPr="000047D2">
              <w:rPr>
                <w:rStyle w:val="Hyperlink"/>
                <w:noProof/>
                <w:lang w:val="vi-VN"/>
              </w:rPr>
              <w:t>1.2. Kiến trúc Keystone.</w:t>
            </w:r>
            <w:r w:rsidR="0034310D">
              <w:rPr>
                <w:noProof/>
                <w:webHidden/>
              </w:rPr>
              <w:tab/>
            </w:r>
            <w:r w:rsidR="0034310D">
              <w:rPr>
                <w:noProof/>
                <w:webHidden/>
              </w:rPr>
              <w:fldChar w:fldCharType="begin"/>
            </w:r>
            <w:r w:rsidR="0034310D">
              <w:rPr>
                <w:noProof/>
                <w:webHidden/>
              </w:rPr>
              <w:instrText xml:space="preserve"> PAGEREF _Toc214908457 \h </w:instrText>
            </w:r>
            <w:r w:rsidR="0034310D">
              <w:rPr>
                <w:noProof/>
                <w:webHidden/>
              </w:rPr>
            </w:r>
            <w:r w:rsidR="0034310D">
              <w:rPr>
                <w:noProof/>
                <w:webHidden/>
              </w:rPr>
              <w:fldChar w:fldCharType="separate"/>
            </w:r>
            <w:r w:rsidR="0034310D">
              <w:rPr>
                <w:noProof/>
                <w:webHidden/>
              </w:rPr>
              <w:t>6</w:t>
            </w:r>
            <w:r w:rsidR="0034310D">
              <w:rPr>
                <w:noProof/>
                <w:webHidden/>
              </w:rPr>
              <w:fldChar w:fldCharType="end"/>
            </w:r>
          </w:hyperlink>
        </w:p>
        <w:p w14:paraId="0C650BC9" w14:textId="7BBA6D6D" w:rsidR="0034310D" w:rsidRDefault="00F430C1">
          <w:pPr>
            <w:pStyle w:val="TOC3"/>
            <w:tabs>
              <w:tab w:val="right" w:leader="dot" w:pos="9016"/>
            </w:tabs>
            <w:rPr>
              <w:rFonts w:asciiTheme="minorHAnsi" w:eastAsiaTheme="minorEastAsia" w:hAnsiTheme="minorHAnsi"/>
              <w:noProof/>
              <w:sz w:val="24"/>
              <w:szCs w:val="24"/>
            </w:rPr>
          </w:pPr>
          <w:hyperlink w:anchor="_Toc214908458" w:history="1">
            <w:r w:rsidR="0034310D" w:rsidRPr="000047D2">
              <w:rPr>
                <w:rStyle w:val="Hyperlink"/>
                <w:noProof/>
                <w:lang w:val="vi-VN"/>
              </w:rPr>
              <w:t>1.3. Ví dụ về cách Keystone xác thực trong việc tạo VM.</w:t>
            </w:r>
            <w:r w:rsidR="0034310D">
              <w:rPr>
                <w:noProof/>
                <w:webHidden/>
              </w:rPr>
              <w:tab/>
            </w:r>
            <w:r w:rsidR="0034310D">
              <w:rPr>
                <w:noProof/>
                <w:webHidden/>
              </w:rPr>
              <w:fldChar w:fldCharType="begin"/>
            </w:r>
            <w:r w:rsidR="0034310D">
              <w:rPr>
                <w:noProof/>
                <w:webHidden/>
              </w:rPr>
              <w:instrText xml:space="preserve"> PAGEREF _Toc214908458 \h </w:instrText>
            </w:r>
            <w:r w:rsidR="0034310D">
              <w:rPr>
                <w:noProof/>
                <w:webHidden/>
              </w:rPr>
            </w:r>
            <w:r w:rsidR="0034310D">
              <w:rPr>
                <w:noProof/>
                <w:webHidden/>
              </w:rPr>
              <w:fldChar w:fldCharType="separate"/>
            </w:r>
            <w:r w:rsidR="0034310D">
              <w:rPr>
                <w:noProof/>
                <w:webHidden/>
              </w:rPr>
              <w:t>7</w:t>
            </w:r>
            <w:r w:rsidR="0034310D">
              <w:rPr>
                <w:noProof/>
                <w:webHidden/>
              </w:rPr>
              <w:fldChar w:fldCharType="end"/>
            </w:r>
          </w:hyperlink>
        </w:p>
        <w:p w14:paraId="1B81C330" w14:textId="693BCC60" w:rsidR="0034310D" w:rsidRDefault="00F430C1">
          <w:pPr>
            <w:pStyle w:val="TOC2"/>
            <w:tabs>
              <w:tab w:val="right" w:leader="dot" w:pos="9016"/>
            </w:tabs>
            <w:rPr>
              <w:rFonts w:asciiTheme="minorHAnsi" w:eastAsiaTheme="minorEastAsia" w:hAnsiTheme="minorHAnsi"/>
              <w:noProof/>
              <w:sz w:val="24"/>
              <w:szCs w:val="24"/>
            </w:rPr>
          </w:pPr>
          <w:hyperlink w:anchor="_Toc214908459" w:history="1">
            <w:r w:rsidR="0034310D" w:rsidRPr="000047D2">
              <w:rPr>
                <w:rStyle w:val="Hyperlink"/>
                <w:noProof/>
              </w:rPr>
              <w:t>2. Glance (Image Service)</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_Toc214908459 \h </w:instrText>
            </w:r>
            <w:r w:rsidR="0034310D">
              <w:rPr>
                <w:noProof/>
                <w:webHidden/>
              </w:rPr>
            </w:r>
            <w:r w:rsidR="0034310D">
              <w:rPr>
                <w:noProof/>
                <w:webHidden/>
              </w:rPr>
              <w:fldChar w:fldCharType="separate"/>
            </w:r>
            <w:r w:rsidR="0034310D">
              <w:rPr>
                <w:noProof/>
                <w:webHidden/>
              </w:rPr>
              <w:t>8</w:t>
            </w:r>
            <w:r w:rsidR="0034310D">
              <w:rPr>
                <w:noProof/>
                <w:webHidden/>
              </w:rPr>
              <w:fldChar w:fldCharType="end"/>
            </w:r>
          </w:hyperlink>
        </w:p>
        <w:p w14:paraId="5C29BF82" w14:textId="7A0E046E" w:rsidR="0034310D" w:rsidRDefault="00F430C1">
          <w:pPr>
            <w:pStyle w:val="TOC3"/>
            <w:tabs>
              <w:tab w:val="right" w:leader="dot" w:pos="9016"/>
            </w:tabs>
            <w:rPr>
              <w:rFonts w:asciiTheme="minorHAnsi" w:eastAsiaTheme="minorEastAsia" w:hAnsiTheme="minorHAnsi"/>
              <w:noProof/>
              <w:sz w:val="24"/>
              <w:szCs w:val="24"/>
            </w:rPr>
          </w:pPr>
          <w:hyperlink w:anchor="_Toc214908460" w:history="1">
            <w:r w:rsidR="0034310D" w:rsidRPr="000047D2">
              <w:rPr>
                <w:rStyle w:val="Hyperlink"/>
                <w:noProof/>
                <w:lang w:val="vi-VN"/>
              </w:rPr>
              <w:t>2.1. Giới thiệu.</w:t>
            </w:r>
            <w:r w:rsidR="0034310D">
              <w:rPr>
                <w:noProof/>
                <w:webHidden/>
              </w:rPr>
              <w:tab/>
            </w:r>
            <w:r w:rsidR="0034310D">
              <w:rPr>
                <w:noProof/>
                <w:webHidden/>
              </w:rPr>
              <w:fldChar w:fldCharType="begin"/>
            </w:r>
            <w:r w:rsidR="0034310D">
              <w:rPr>
                <w:noProof/>
                <w:webHidden/>
              </w:rPr>
              <w:instrText xml:space="preserve"> PAGEREF _Toc214908460 \h </w:instrText>
            </w:r>
            <w:r w:rsidR="0034310D">
              <w:rPr>
                <w:noProof/>
                <w:webHidden/>
              </w:rPr>
            </w:r>
            <w:r w:rsidR="0034310D">
              <w:rPr>
                <w:noProof/>
                <w:webHidden/>
              </w:rPr>
              <w:fldChar w:fldCharType="separate"/>
            </w:r>
            <w:r w:rsidR="0034310D">
              <w:rPr>
                <w:noProof/>
                <w:webHidden/>
              </w:rPr>
              <w:t>8</w:t>
            </w:r>
            <w:r w:rsidR="0034310D">
              <w:rPr>
                <w:noProof/>
                <w:webHidden/>
              </w:rPr>
              <w:fldChar w:fldCharType="end"/>
            </w:r>
          </w:hyperlink>
        </w:p>
        <w:p w14:paraId="48A4CB79" w14:textId="00B5DB1B" w:rsidR="0034310D" w:rsidRDefault="00F430C1">
          <w:pPr>
            <w:pStyle w:val="TOC3"/>
            <w:tabs>
              <w:tab w:val="right" w:leader="dot" w:pos="9016"/>
            </w:tabs>
            <w:rPr>
              <w:rFonts w:asciiTheme="minorHAnsi" w:eastAsiaTheme="minorEastAsia" w:hAnsiTheme="minorHAnsi"/>
              <w:noProof/>
              <w:sz w:val="24"/>
              <w:szCs w:val="24"/>
            </w:rPr>
          </w:pPr>
          <w:hyperlink w:anchor="_Toc214908461" w:history="1">
            <w:r w:rsidR="0034310D" w:rsidRPr="000047D2">
              <w:rPr>
                <w:rStyle w:val="Hyperlink"/>
                <w:noProof/>
                <w:lang w:val="vi-VN"/>
              </w:rPr>
              <w:t>2.2. Kiến trúc Glance.</w:t>
            </w:r>
            <w:r w:rsidR="0034310D">
              <w:rPr>
                <w:noProof/>
                <w:webHidden/>
              </w:rPr>
              <w:tab/>
            </w:r>
            <w:r w:rsidR="0034310D">
              <w:rPr>
                <w:noProof/>
                <w:webHidden/>
              </w:rPr>
              <w:fldChar w:fldCharType="begin"/>
            </w:r>
            <w:r w:rsidR="0034310D">
              <w:rPr>
                <w:noProof/>
                <w:webHidden/>
              </w:rPr>
              <w:instrText xml:space="preserve"> PAGEREF _Toc214908461 \h </w:instrText>
            </w:r>
            <w:r w:rsidR="0034310D">
              <w:rPr>
                <w:noProof/>
                <w:webHidden/>
              </w:rPr>
            </w:r>
            <w:r w:rsidR="0034310D">
              <w:rPr>
                <w:noProof/>
                <w:webHidden/>
              </w:rPr>
              <w:fldChar w:fldCharType="separate"/>
            </w:r>
            <w:r w:rsidR="0034310D">
              <w:rPr>
                <w:noProof/>
                <w:webHidden/>
              </w:rPr>
              <w:t>8</w:t>
            </w:r>
            <w:r w:rsidR="0034310D">
              <w:rPr>
                <w:noProof/>
                <w:webHidden/>
              </w:rPr>
              <w:fldChar w:fldCharType="end"/>
            </w:r>
          </w:hyperlink>
        </w:p>
        <w:p w14:paraId="751EB459" w14:textId="25691C64" w:rsidR="0034310D" w:rsidRDefault="00F430C1">
          <w:pPr>
            <w:pStyle w:val="TOC2"/>
            <w:tabs>
              <w:tab w:val="right" w:leader="dot" w:pos="9016"/>
            </w:tabs>
            <w:rPr>
              <w:rFonts w:asciiTheme="minorHAnsi" w:eastAsiaTheme="minorEastAsia" w:hAnsiTheme="minorHAnsi"/>
              <w:noProof/>
              <w:sz w:val="24"/>
              <w:szCs w:val="24"/>
            </w:rPr>
          </w:pPr>
          <w:hyperlink w:anchor="_Toc214908462" w:history="1">
            <w:r w:rsidR="0034310D" w:rsidRPr="000047D2">
              <w:rPr>
                <w:rStyle w:val="Hyperlink"/>
                <w:noProof/>
                <w:lang w:val="vi-VN"/>
              </w:rPr>
              <w:t>3. Nova (Compute Service).</w:t>
            </w:r>
            <w:r w:rsidR="0034310D">
              <w:rPr>
                <w:noProof/>
                <w:webHidden/>
              </w:rPr>
              <w:tab/>
            </w:r>
            <w:r w:rsidR="0034310D">
              <w:rPr>
                <w:noProof/>
                <w:webHidden/>
              </w:rPr>
              <w:fldChar w:fldCharType="begin"/>
            </w:r>
            <w:r w:rsidR="0034310D">
              <w:rPr>
                <w:noProof/>
                <w:webHidden/>
              </w:rPr>
              <w:instrText xml:space="preserve"> PAGEREF _Toc214908462 \h </w:instrText>
            </w:r>
            <w:r w:rsidR="0034310D">
              <w:rPr>
                <w:noProof/>
                <w:webHidden/>
              </w:rPr>
            </w:r>
            <w:r w:rsidR="0034310D">
              <w:rPr>
                <w:noProof/>
                <w:webHidden/>
              </w:rPr>
              <w:fldChar w:fldCharType="separate"/>
            </w:r>
            <w:r w:rsidR="0034310D">
              <w:rPr>
                <w:noProof/>
                <w:webHidden/>
              </w:rPr>
              <w:t>10</w:t>
            </w:r>
            <w:r w:rsidR="0034310D">
              <w:rPr>
                <w:noProof/>
                <w:webHidden/>
              </w:rPr>
              <w:fldChar w:fldCharType="end"/>
            </w:r>
          </w:hyperlink>
        </w:p>
        <w:p w14:paraId="35F9C0E7" w14:textId="6E80F2D5" w:rsidR="0034310D" w:rsidRDefault="00F430C1">
          <w:pPr>
            <w:pStyle w:val="TOC3"/>
            <w:tabs>
              <w:tab w:val="right" w:leader="dot" w:pos="9016"/>
            </w:tabs>
            <w:rPr>
              <w:rFonts w:asciiTheme="minorHAnsi" w:eastAsiaTheme="minorEastAsia" w:hAnsiTheme="minorHAnsi"/>
              <w:noProof/>
              <w:sz w:val="24"/>
              <w:szCs w:val="24"/>
            </w:rPr>
          </w:pPr>
          <w:hyperlink w:anchor="_Toc214908463" w:history="1">
            <w:r w:rsidR="0034310D" w:rsidRPr="000047D2">
              <w:rPr>
                <w:rStyle w:val="Hyperlink"/>
                <w:noProof/>
                <w:lang w:val="vi-VN"/>
              </w:rPr>
              <w:t>3.1. Giới thiệu.</w:t>
            </w:r>
            <w:r w:rsidR="0034310D">
              <w:rPr>
                <w:noProof/>
                <w:webHidden/>
              </w:rPr>
              <w:tab/>
            </w:r>
            <w:r w:rsidR="0034310D">
              <w:rPr>
                <w:noProof/>
                <w:webHidden/>
              </w:rPr>
              <w:fldChar w:fldCharType="begin"/>
            </w:r>
            <w:r w:rsidR="0034310D">
              <w:rPr>
                <w:noProof/>
                <w:webHidden/>
              </w:rPr>
              <w:instrText xml:space="preserve"> PAGEREF _Toc214908463 \h </w:instrText>
            </w:r>
            <w:r w:rsidR="0034310D">
              <w:rPr>
                <w:noProof/>
                <w:webHidden/>
              </w:rPr>
            </w:r>
            <w:r w:rsidR="0034310D">
              <w:rPr>
                <w:noProof/>
                <w:webHidden/>
              </w:rPr>
              <w:fldChar w:fldCharType="separate"/>
            </w:r>
            <w:r w:rsidR="0034310D">
              <w:rPr>
                <w:noProof/>
                <w:webHidden/>
              </w:rPr>
              <w:t>10</w:t>
            </w:r>
            <w:r w:rsidR="0034310D">
              <w:rPr>
                <w:noProof/>
                <w:webHidden/>
              </w:rPr>
              <w:fldChar w:fldCharType="end"/>
            </w:r>
          </w:hyperlink>
        </w:p>
        <w:p w14:paraId="496A4073" w14:textId="26252A92" w:rsidR="0034310D" w:rsidRDefault="00F430C1">
          <w:pPr>
            <w:pStyle w:val="TOC3"/>
            <w:tabs>
              <w:tab w:val="right" w:leader="dot" w:pos="9016"/>
            </w:tabs>
            <w:rPr>
              <w:rFonts w:asciiTheme="minorHAnsi" w:eastAsiaTheme="minorEastAsia" w:hAnsiTheme="minorHAnsi"/>
              <w:noProof/>
              <w:sz w:val="24"/>
              <w:szCs w:val="24"/>
            </w:rPr>
          </w:pPr>
          <w:hyperlink w:anchor="_Toc214908464" w:history="1">
            <w:r w:rsidR="0034310D" w:rsidRPr="000047D2">
              <w:rPr>
                <w:rStyle w:val="Hyperlink"/>
                <w:noProof/>
              </w:rPr>
              <w:t>3</w:t>
            </w:r>
            <w:r w:rsidR="0034310D" w:rsidRPr="000047D2">
              <w:rPr>
                <w:rStyle w:val="Hyperlink"/>
                <w:noProof/>
                <w:lang w:val="vi-VN"/>
              </w:rPr>
              <w:t xml:space="preserve">.2. </w:t>
            </w:r>
            <w:r w:rsidR="0034310D" w:rsidRPr="000047D2">
              <w:rPr>
                <w:rStyle w:val="Hyperlink"/>
                <w:noProof/>
              </w:rPr>
              <w:t>Kiến</w:t>
            </w:r>
            <w:r w:rsidR="0034310D" w:rsidRPr="000047D2">
              <w:rPr>
                <w:rStyle w:val="Hyperlink"/>
                <w:noProof/>
                <w:lang w:val="vi-VN"/>
              </w:rPr>
              <w:t xml:space="preserve"> trúc Nova.</w:t>
            </w:r>
            <w:r w:rsidR="0034310D">
              <w:rPr>
                <w:noProof/>
                <w:webHidden/>
              </w:rPr>
              <w:tab/>
            </w:r>
            <w:r w:rsidR="0034310D">
              <w:rPr>
                <w:noProof/>
                <w:webHidden/>
              </w:rPr>
              <w:fldChar w:fldCharType="begin"/>
            </w:r>
            <w:r w:rsidR="0034310D">
              <w:rPr>
                <w:noProof/>
                <w:webHidden/>
              </w:rPr>
              <w:instrText xml:space="preserve"> PAGEREF _Toc214908464 \h </w:instrText>
            </w:r>
            <w:r w:rsidR="0034310D">
              <w:rPr>
                <w:noProof/>
                <w:webHidden/>
              </w:rPr>
            </w:r>
            <w:r w:rsidR="0034310D">
              <w:rPr>
                <w:noProof/>
                <w:webHidden/>
              </w:rPr>
              <w:fldChar w:fldCharType="separate"/>
            </w:r>
            <w:r w:rsidR="0034310D">
              <w:rPr>
                <w:noProof/>
                <w:webHidden/>
              </w:rPr>
              <w:t>10</w:t>
            </w:r>
            <w:r w:rsidR="0034310D">
              <w:rPr>
                <w:noProof/>
                <w:webHidden/>
              </w:rPr>
              <w:fldChar w:fldCharType="end"/>
            </w:r>
          </w:hyperlink>
        </w:p>
        <w:p w14:paraId="0C375026" w14:textId="568CC170" w:rsidR="0034310D" w:rsidRDefault="00F430C1">
          <w:pPr>
            <w:pStyle w:val="TOC2"/>
            <w:tabs>
              <w:tab w:val="right" w:leader="dot" w:pos="9016"/>
            </w:tabs>
            <w:rPr>
              <w:rFonts w:asciiTheme="minorHAnsi" w:eastAsiaTheme="minorEastAsia" w:hAnsiTheme="minorHAnsi"/>
              <w:noProof/>
              <w:sz w:val="24"/>
              <w:szCs w:val="24"/>
            </w:rPr>
          </w:pPr>
          <w:hyperlink w:anchor="_Toc214908465" w:history="1">
            <w:r w:rsidR="0034310D" w:rsidRPr="000047D2">
              <w:rPr>
                <w:rStyle w:val="Hyperlink"/>
                <w:noProof/>
                <w:lang w:val="vi-VN"/>
              </w:rPr>
              <w:t>4. Neutron (Networking Service).</w:t>
            </w:r>
            <w:r w:rsidR="0034310D">
              <w:rPr>
                <w:noProof/>
                <w:webHidden/>
              </w:rPr>
              <w:tab/>
            </w:r>
            <w:r w:rsidR="0034310D">
              <w:rPr>
                <w:noProof/>
                <w:webHidden/>
              </w:rPr>
              <w:fldChar w:fldCharType="begin"/>
            </w:r>
            <w:r w:rsidR="0034310D">
              <w:rPr>
                <w:noProof/>
                <w:webHidden/>
              </w:rPr>
              <w:instrText xml:space="preserve"> PAGEREF _Toc214908465 \h </w:instrText>
            </w:r>
            <w:r w:rsidR="0034310D">
              <w:rPr>
                <w:noProof/>
                <w:webHidden/>
              </w:rPr>
            </w:r>
            <w:r w:rsidR="0034310D">
              <w:rPr>
                <w:noProof/>
                <w:webHidden/>
              </w:rPr>
              <w:fldChar w:fldCharType="separate"/>
            </w:r>
            <w:r w:rsidR="0034310D">
              <w:rPr>
                <w:noProof/>
                <w:webHidden/>
              </w:rPr>
              <w:t>11</w:t>
            </w:r>
            <w:r w:rsidR="0034310D">
              <w:rPr>
                <w:noProof/>
                <w:webHidden/>
              </w:rPr>
              <w:fldChar w:fldCharType="end"/>
            </w:r>
          </w:hyperlink>
        </w:p>
        <w:p w14:paraId="410A8983" w14:textId="38D4B102" w:rsidR="0034310D" w:rsidRDefault="00F430C1">
          <w:pPr>
            <w:pStyle w:val="TOC3"/>
            <w:tabs>
              <w:tab w:val="right" w:leader="dot" w:pos="9016"/>
            </w:tabs>
            <w:rPr>
              <w:rFonts w:asciiTheme="minorHAnsi" w:eastAsiaTheme="minorEastAsia" w:hAnsiTheme="minorHAnsi"/>
              <w:noProof/>
              <w:sz w:val="24"/>
              <w:szCs w:val="24"/>
            </w:rPr>
          </w:pPr>
          <w:hyperlink w:anchor="_Toc214908466" w:history="1">
            <w:r w:rsidR="0034310D" w:rsidRPr="000047D2">
              <w:rPr>
                <w:rStyle w:val="Hyperlink"/>
                <w:noProof/>
                <w:lang w:val="vi-VN"/>
              </w:rPr>
              <w:t>4.1. Giới thiệu.</w:t>
            </w:r>
            <w:r w:rsidR="0034310D">
              <w:rPr>
                <w:noProof/>
                <w:webHidden/>
              </w:rPr>
              <w:tab/>
            </w:r>
            <w:r w:rsidR="0034310D">
              <w:rPr>
                <w:noProof/>
                <w:webHidden/>
              </w:rPr>
              <w:fldChar w:fldCharType="begin"/>
            </w:r>
            <w:r w:rsidR="0034310D">
              <w:rPr>
                <w:noProof/>
                <w:webHidden/>
              </w:rPr>
              <w:instrText xml:space="preserve"> PAGEREF _Toc214908466 \h </w:instrText>
            </w:r>
            <w:r w:rsidR="0034310D">
              <w:rPr>
                <w:noProof/>
                <w:webHidden/>
              </w:rPr>
            </w:r>
            <w:r w:rsidR="0034310D">
              <w:rPr>
                <w:noProof/>
                <w:webHidden/>
              </w:rPr>
              <w:fldChar w:fldCharType="separate"/>
            </w:r>
            <w:r w:rsidR="0034310D">
              <w:rPr>
                <w:noProof/>
                <w:webHidden/>
              </w:rPr>
              <w:t>11</w:t>
            </w:r>
            <w:r w:rsidR="0034310D">
              <w:rPr>
                <w:noProof/>
                <w:webHidden/>
              </w:rPr>
              <w:fldChar w:fldCharType="end"/>
            </w:r>
          </w:hyperlink>
        </w:p>
        <w:p w14:paraId="4C4A39E9" w14:textId="17954F36" w:rsidR="0034310D" w:rsidRDefault="00F430C1">
          <w:pPr>
            <w:pStyle w:val="TOC3"/>
            <w:tabs>
              <w:tab w:val="right" w:leader="dot" w:pos="9016"/>
            </w:tabs>
            <w:rPr>
              <w:rFonts w:asciiTheme="minorHAnsi" w:eastAsiaTheme="minorEastAsia" w:hAnsiTheme="minorHAnsi"/>
              <w:noProof/>
              <w:sz w:val="24"/>
              <w:szCs w:val="24"/>
            </w:rPr>
          </w:pPr>
          <w:hyperlink w:anchor="_Toc214908467" w:history="1">
            <w:r w:rsidR="0034310D" w:rsidRPr="000047D2">
              <w:rPr>
                <w:rStyle w:val="Hyperlink"/>
                <w:noProof/>
                <w:lang w:val="vi-VN"/>
              </w:rPr>
              <w:t>4.2. Kiến trúc Neutron.</w:t>
            </w:r>
            <w:r w:rsidR="0034310D">
              <w:rPr>
                <w:noProof/>
                <w:webHidden/>
              </w:rPr>
              <w:tab/>
            </w:r>
            <w:r w:rsidR="0034310D">
              <w:rPr>
                <w:noProof/>
                <w:webHidden/>
              </w:rPr>
              <w:fldChar w:fldCharType="begin"/>
            </w:r>
            <w:r w:rsidR="0034310D">
              <w:rPr>
                <w:noProof/>
                <w:webHidden/>
              </w:rPr>
              <w:instrText xml:space="preserve"> PAGEREF _Toc214908467 \h </w:instrText>
            </w:r>
            <w:r w:rsidR="0034310D">
              <w:rPr>
                <w:noProof/>
                <w:webHidden/>
              </w:rPr>
            </w:r>
            <w:r w:rsidR="0034310D">
              <w:rPr>
                <w:noProof/>
                <w:webHidden/>
              </w:rPr>
              <w:fldChar w:fldCharType="separate"/>
            </w:r>
            <w:r w:rsidR="0034310D">
              <w:rPr>
                <w:noProof/>
                <w:webHidden/>
              </w:rPr>
              <w:t>11</w:t>
            </w:r>
            <w:r w:rsidR="0034310D">
              <w:rPr>
                <w:noProof/>
                <w:webHidden/>
              </w:rPr>
              <w:fldChar w:fldCharType="end"/>
            </w:r>
          </w:hyperlink>
        </w:p>
        <w:p w14:paraId="569C78E2" w14:textId="3B78CBEC" w:rsidR="0034310D" w:rsidRDefault="00F430C1">
          <w:pPr>
            <w:pStyle w:val="TOC2"/>
            <w:tabs>
              <w:tab w:val="right" w:leader="dot" w:pos="9016"/>
            </w:tabs>
            <w:rPr>
              <w:rFonts w:asciiTheme="minorHAnsi" w:eastAsiaTheme="minorEastAsia" w:hAnsiTheme="minorHAnsi"/>
              <w:noProof/>
              <w:sz w:val="24"/>
              <w:szCs w:val="24"/>
            </w:rPr>
          </w:pPr>
          <w:hyperlink w:anchor="_Toc214908468" w:history="1">
            <w:r w:rsidR="0034310D" w:rsidRPr="000047D2">
              <w:rPr>
                <w:rStyle w:val="Hyperlink"/>
                <w:noProof/>
                <w:lang w:val="vi-VN"/>
              </w:rPr>
              <w:t>5. Horizon (Dashboard Service).</w:t>
            </w:r>
            <w:r w:rsidR="0034310D">
              <w:rPr>
                <w:noProof/>
                <w:webHidden/>
              </w:rPr>
              <w:tab/>
            </w:r>
            <w:r w:rsidR="0034310D">
              <w:rPr>
                <w:noProof/>
                <w:webHidden/>
              </w:rPr>
              <w:fldChar w:fldCharType="begin"/>
            </w:r>
            <w:r w:rsidR="0034310D">
              <w:rPr>
                <w:noProof/>
                <w:webHidden/>
              </w:rPr>
              <w:instrText xml:space="preserve"> PAGEREF _Toc214908468 \h </w:instrText>
            </w:r>
            <w:r w:rsidR="0034310D">
              <w:rPr>
                <w:noProof/>
                <w:webHidden/>
              </w:rPr>
            </w:r>
            <w:r w:rsidR="0034310D">
              <w:rPr>
                <w:noProof/>
                <w:webHidden/>
              </w:rPr>
              <w:fldChar w:fldCharType="separate"/>
            </w:r>
            <w:r w:rsidR="0034310D">
              <w:rPr>
                <w:noProof/>
                <w:webHidden/>
              </w:rPr>
              <w:t>12</w:t>
            </w:r>
            <w:r w:rsidR="0034310D">
              <w:rPr>
                <w:noProof/>
                <w:webHidden/>
              </w:rPr>
              <w:fldChar w:fldCharType="end"/>
            </w:r>
          </w:hyperlink>
        </w:p>
        <w:p w14:paraId="4BD65CC1" w14:textId="76C6CB3F" w:rsidR="0034310D" w:rsidRDefault="00F430C1">
          <w:pPr>
            <w:pStyle w:val="TOC3"/>
            <w:tabs>
              <w:tab w:val="right" w:leader="dot" w:pos="9016"/>
            </w:tabs>
            <w:rPr>
              <w:rFonts w:asciiTheme="minorHAnsi" w:eastAsiaTheme="minorEastAsia" w:hAnsiTheme="minorHAnsi"/>
              <w:noProof/>
              <w:sz w:val="24"/>
              <w:szCs w:val="24"/>
            </w:rPr>
          </w:pPr>
          <w:hyperlink w:anchor="_Toc214908469" w:history="1">
            <w:r w:rsidR="0034310D" w:rsidRPr="000047D2">
              <w:rPr>
                <w:rStyle w:val="Hyperlink"/>
                <w:noProof/>
                <w:lang w:val="vi-VN"/>
              </w:rPr>
              <w:t>5.1. Giới thiệu.</w:t>
            </w:r>
            <w:r w:rsidR="0034310D">
              <w:rPr>
                <w:noProof/>
                <w:webHidden/>
              </w:rPr>
              <w:tab/>
            </w:r>
            <w:r w:rsidR="0034310D">
              <w:rPr>
                <w:noProof/>
                <w:webHidden/>
              </w:rPr>
              <w:fldChar w:fldCharType="begin"/>
            </w:r>
            <w:r w:rsidR="0034310D">
              <w:rPr>
                <w:noProof/>
                <w:webHidden/>
              </w:rPr>
              <w:instrText xml:space="preserve"> PAGEREF _Toc214908469 \h </w:instrText>
            </w:r>
            <w:r w:rsidR="0034310D">
              <w:rPr>
                <w:noProof/>
                <w:webHidden/>
              </w:rPr>
            </w:r>
            <w:r w:rsidR="0034310D">
              <w:rPr>
                <w:noProof/>
                <w:webHidden/>
              </w:rPr>
              <w:fldChar w:fldCharType="separate"/>
            </w:r>
            <w:r w:rsidR="0034310D">
              <w:rPr>
                <w:noProof/>
                <w:webHidden/>
              </w:rPr>
              <w:t>12</w:t>
            </w:r>
            <w:r w:rsidR="0034310D">
              <w:rPr>
                <w:noProof/>
                <w:webHidden/>
              </w:rPr>
              <w:fldChar w:fldCharType="end"/>
            </w:r>
          </w:hyperlink>
        </w:p>
        <w:p w14:paraId="79B12C1B" w14:textId="407C04EA" w:rsidR="0034310D" w:rsidRDefault="00F430C1">
          <w:pPr>
            <w:pStyle w:val="TOC3"/>
            <w:tabs>
              <w:tab w:val="right" w:leader="dot" w:pos="9016"/>
            </w:tabs>
            <w:rPr>
              <w:rFonts w:asciiTheme="minorHAnsi" w:eastAsiaTheme="minorEastAsia" w:hAnsiTheme="minorHAnsi"/>
              <w:noProof/>
              <w:sz w:val="24"/>
              <w:szCs w:val="24"/>
            </w:rPr>
          </w:pPr>
          <w:hyperlink w:anchor="_Toc214908470" w:history="1">
            <w:r w:rsidR="0034310D" w:rsidRPr="000047D2">
              <w:rPr>
                <w:rStyle w:val="Hyperlink"/>
                <w:noProof/>
                <w:lang w:val="vi-VN"/>
              </w:rPr>
              <w:t>5.2. Kiến trúc Horizon.</w:t>
            </w:r>
            <w:r w:rsidR="0034310D">
              <w:rPr>
                <w:noProof/>
                <w:webHidden/>
              </w:rPr>
              <w:tab/>
            </w:r>
            <w:r w:rsidR="0034310D">
              <w:rPr>
                <w:noProof/>
                <w:webHidden/>
              </w:rPr>
              <w:fldChar w:fldCharType="begin"/>
            </w:r>
            <w:r w:rsidR="0034310D">
              <w:rPr>
                <w:noProof/>
                <w:webHidden/>
              </w:rPr>
              <w:instrText xml:space="preserve"> PAGEREF _Toc214908470 \h </w:instrText>
            </w:r>
            <w:r w:rsidR="0034310D">
              <w:rPr>
                <w:noProof/>
                <w:webHidden/>
              </w:rPr>
            </w:r>
            <w:r w:rsidR="0034310D">
              <w:rPr>
                <w:noProof/>
                <w:webHidden/>
              </w:rPr>
              <w:fldChar w:fldCharType="separate"/>
            </w:r>
            <w:r w:rsidR="0034310D">
              <w:rPr>
                <w:noProof/>
                <w:webHidden/>
              </w:rPr>
              <w:t>12</w:t>
            </w:r>
            <w:r w:rsidR="0034310D">
              <w:rPr>
                <w:noProof/>
                <w:webHidden/>
              </w:rPr>
              <w:fldChar w:fldCharType="end"/>
            </w:r>
          </w:hyperlink>
        </w:p>
        <w:p w14:paraId="1CF5F967" w14:textId="456AD395" w:rsidR="0034310D" w:rsidRDefault="00F430C1">
          <w:pPr>
            <w:pStyle w:val="TOC2"/>
            <w:tabs>
              <w:tab w:val="right" w:leader="dot" w:pos="9016"/>
            </w:tabs>
            <w:rPr>
              <w:rFonts w:asciiTheme="minorHAnsi" w:eastAsiaTheme="minorEastAsia" w:hAnsiTheme="minorHAnsi"/>
              <w:noProof/>
              <w:sz w:val="24"/>
              <w:szCs w:val="24"/>
            </w:rPr>
          </w:pPr>
          <w:hyperlink w:anchor="_Toc214908471" w:history="1">
            <w:r w:rsidR="0034310D" w:rsidRPr="000047D2">
              <w:rPr>
                <w:rStyle w:val="Hyperlink"/>
                <w:noProof/>
                <w:lang w:val="vi-VN"/>
              </w:rPr>
              <w:t>6. Một số dịch vụ tiêu biểu khác trong OpenStack.</w:t>
            </w:r>
            <w:r w:rsidR="0034310D">
              <w:rPr>
                <w:noProof/>
                <w:webHidden/>
              </w:rPr>
              <w:tab/>
            </w:r>
            <w:r w:rsidR="0034310D">
              <w:rPr>
                <w:noProof/>
                <w:webHidden/>
              </w:rPr>
              <w:fldChar w:fldCharType="begin"/>
            </w:r>
            <w:r w:rsidR="0034310D">
              <w:rPr>
                <w:noProof/>
                <w:webHidden/>
              </w:rPr>
              <w:instrText xml:space="preserve"> PAGEREF _Toc214908471 \h </w:instrText>
            </w:r>
            <w:r w:rsidR="0034310D">
              <w:rPr>
                <w:noProof/>
                <w:webHidden/>
              </w:rPr>
            </w:r>
            <w:r w:rsidR="0034310D">
              <w:rPr>
                <w:noProof/>
                <w:webHidden/>
              </w:rPr>
              <w:fldChar w:fldCharType="separate"/>
            </w:r>
            <w:r w:rsidR="0034310D">
              <w:rPr>
                <w:noProof/>
                <w:webHidden/>
              </w:rPr>
              <w:t>13</w:t>
            </w:r>
            <w:r w:rsidR="0034310D">
              <w:rPr>
                <w:noProof/>
                <w:webHidden/>
              </w:rPr>
              <w:fldChar w:fldCharType="end"/>
            </w:r>
          </w:hyperlink>
        </w:p>
        <w:p w14:paraId="236DA5FB" w14:textId="78E11BB2" w:rsidR="0034310D" w:rsidRDefault="00F430C1">
          <w:pPr>
            <w:pStyle w:val="TOC1"/>
            <w:tabs>
              <w:tab w:val="right" w:leader="dot" w:pos="9016"/>
            </w:tabs>
            <w:rPr>
              <w:rFonts w:asciiTheme="minorHAnsi" w:eastAsiaTheme="minorEastAsia" w:hAnsiTheme="minorHAnsi"/>
              <w:noProof/>
              <w:sz w:val="24"/>
              <w:szCs w:val="24"/>
            </w:rPr>
          </w:pPr>
          <w:hyperlink w:anchor="_Toc214908472" w:history="1">
            <w:r w:rsidR="0034310D" w:rsidRPr="000047D2">
              <w:rPr>
                <w:rStyle w:val="Hyperlink"/>
                <w:noProof/>
              </w:rPr>
              <w:t>Chương III. TRIỂN KHAI HỆ THỐNG.</w:t>
            </w:r>
            <w:r w:rsidR="0034310D">
              <w:rPr>
                <w:noProof/>
                <w:webHidden/>
              </w:rPr>
              <w:tab/>
            </w:r>
            <w:r w:rsidR="0034310D">
              <w:rPr>
                <w:noProof/>
                <w:webHidden/>
              </w:rPr>
              <w:fldChar w:fldCharType="begin"/>
            </w:r>
            <w:r w:rsidR="0034310D">
              <w:rPr>
                <w:noProof/>
                <w:webHidden/>
              </w:rPr>
              <w:instrText xml:space="preserve"> PAGEREF _Toc214908472 \h </w:instrText>
            </w:r>
            <w:r w:rsidR="0034310D">
              <w:rPr>
                <w:noProof/>
                <w:webHidden/>
              </w:rPr>
            </w:r>
            <w:r w:rsidR="0034310D">
              <w:rPr>
                <w:noProof/>
                <w:webHidden/>
              </w:rPr>
              <w:fldChar w:fldCharType="separate"/>
            </w:r>
            <w:r w:rsidR="0034310D">
              <w:rPr>
                <w:noProof/>
                <w:webHidden/>
              </w:rPr>
              <w:t>14</w:t>
            </w:r>
            <w:r w:rsidR="0034310D">
              <w:rPr>
                <w:noProof/>
                <w:webHidden/>
              </w:rPr>
              <w:fldChar w:fldCharType="end"/>
            </w:r>
          </w:hyperlink>
        </w:p>
        <w:p w14:paraId="4085658D" w14:textId="1BE678B9" w:rsidR="0034310D" w:rsidRDefault="00F430C1">
          <w:pPr>
            <w:pStyle w:val="TOC2"/>
            <w:tabs>
              <w:tab w:val="right" w:leader="dot" w:pos="9016"/>
            </w:tabs>
            <w:rPr>
              <w:rFonts w:asciiTheme="minorHAnsi" w:eastAsiaTheme="minorEastAsia" w:hAnsiTheme="minorHAnsi"/>
              <w:noProof/>
              <w:sz w:val="24"/>
              <w:szCs w:val="24"/>
            </w:rPr>
          </w:pPr>
          <w:hyperlink w:anchor="_Toc214908473" w:history="1">
            <w:r w:rsidR="0034310D" w:rsidRPr="000047D2">
              <w:rPr>
                <w:rStyle w:val="Hyperlink"/>
                <w:noProof/>
              </w:rPr>
              <w:t>1. Mô hình triển khai và Quy hoạch tài nguyên</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_Toc214908473 \h </w:instrText>
            </w:r>
            <w:r w:rsidR="0034310D">
              <w:rPr>
                <w:noProof/>
                <w:webHidden/>
              </w:rPr>
            </w:r>
            <w:r w:rsidR="0034310D">
              <w:rPr>
                <w:noProof/>
                <w:webHidden/>
              </w:rPr>
              <w:fldChar w:fldCharType="separate"/>
            </w:r>
            <w:r w:rsidR="0034310D">
              <w:rPr>
                <w:noProof/>
                <w:webHidden/>
              </w:rPr>
              <w:t>14</w:t>
            </w:r>
            <w:r w:rsidR="0034310D">
              <w:rPr>
                <w:noProof/>
                <w:webHidden/>
              </w:rPr>
              <w:fldChar w:fldCharType="end"/>
            </w:r>
          </w:hyperlink>
        </w:p>
        <w:p w14:paraId="5895A41E" w14:textId="131F1492" w:rsidR="0034310D" w:rsidRDefault="00F430C1">
          <w:pPr>
            <w:pStyle w:val="TOC3"/>
            <w:tabs>
              <w:tab w:val="right" w:leader="dot" w:pos="9016"/>
            </w:tabs>
            <w:rPr>
              <w:rFonts w:asciiTheme="minorHAnsi" w:eastAsiaTheme="minorEastAsia" w:hAnsiTheme="minorHAnsi"/>
              <w:noProof/>
              <w:sz w:val="24"/>
              <w:szCs w:val="24"/>
            </w:rPr>
          </w:pPr>
          <w:hyperlink w:anchor="_Toc214908474" w:history="1">
            <w:r w:rsidR="0034310D" w:rsidRPr="000047D2">
              <w:rPr>
                <w:rStyle w:val="Hyperlink"/>
                <w:noProof/>
              </w:rPr>
              <w:t>1.1. Kiến trúc vật lý và Phân hoạch Node</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_Toc214908474 \h </w:instrText>
            </w:r>
            <w:r w:rsidR="0034310D">
              <w:rPr>
                <w:noProof/>
                <w:webHidden/>
              </w:rPr>
            </w:r>
            <w:r w:rsidR="0034310D">
              <w:rPr>
                <w:noProof/>
                <w:webHidden/>
              </w:rPr>
              <w:fldChar w:fldCharType="separate"/>
            </w:r>
            <w:r w:rsidR="0034310D">
              <w:rPr>
                <w:noProof/>
                <w:webHidden/>
              </w:rPr>
              <w:t>14</w:t>
            </w:r>
            <w:r w:rsidR="0034310D">
              <w:rPr>
                <w:noProof/>
                <w:webHidden/>
              </w:rPr>
              <w:fldChar w:fldCharType="end"/>
            </w:r>
          </w:hyperlink>
        </w:p>
        <w:p w14:paraId="7FC60130" w14:textId="7CEC6DED" w:rsidR="0034310D" w:rsidRDefault="00F430C1">
          <w:pPr>
            <w:pStyle w:val="TOC3"/>
            <w:tabs>
              <w:tab w:val="right" w:leader="dot" w:pos="9016"/>
            </w:tabs>
            <w:rPr>
              <w:rFonts w:asciiTheme="minorHAnsi" w:eastAsiaTheme="minorEastAsia" w:hAnsiTheme="minorHAnsi"/>
              <w:noProof/>
              <w:sz w:val="24"/>
              <w:szCs w:val="24"/>
            </w:rPr>
          </w:pPr>
          <w:hyperlink w:anchor="_Toc214908475" w:history="1">
            <w:r w:rsidR="0034310D" w:rsidRPr="000047D2">
              <w:rPr>
                <w:rStyle w:val="Hyperlink"/>
                <w:noProof/>
              </w:rPr>
              <w:t>1.2. Quy hoạch mạng (Network Topo)</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_Toc214908475 \h </w:instrText>
            </w:r>
            <w:r w:rsidR="0034310D">
              <w:rPr>
                <w:noProof/>
                <w:webHidden/>
              </w:rPr>
            </w:r>
            <w:r w:rsidR="0034310D">
              <w:rPr>
                <w:noProof/>
                <w:webHidden/>
              </w:rPr>
              <w:fldChar w:fldCharType="separate"/>
            </w:r>
            <w:r w:rsidR="0034310D">
              <w:rPr>
                <w:noProof/>
                <w:webHidden/>
              </w:rPr>
              <w:t>15</w:t>
            </w:r>
            <w:r w:rsidR="0034310D">
              <w:rPr>
                <w:noProof/>
                <w:webHidden/>
              </w:rPr>
              <w:fldChar w:fldCharType="end"/>
            </w:r>
          </w:hyperlink>
        </w:p>
        <w:p w14:paraId="6A289D06" w14:textId="265F0E38" w:rsidR="0034310D" w:rsidRDefault="00F430C1">
          <w:pPr>
            <w:pStyle w:val="TOC2"/>
            <w:tabs>
              <w:tab w:val="right" w:leader="dot" w:pos="9016"/>
            </w:tabs>
            <w:rPr>
              <w:rFonts w:asciiTheme="minorHAnsi" w:eastAsiaTheme="minorEastAsia" w:hAnsiTheme="minorHAnsi"/>
              <w:noProof/>
              <w:sz w:val="24"/>
              <w:szCs w:val="24"/>
            </w:rPr>
          </w:pPr>
          <w:hyperlink w:anchor="_Toc214908476" w:history="1">
            <w:r w:rsidR="0034310D" w:rsidRPr="000047D2">
              <w:rPr>
                <w:rStyle w:val="Hyperlink"/>
                <w:noProof/>
              </w:rPr>
              <w:t>2. Môi trường phần mềm và Công cụ triển khai</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_Toc214908476 \h </w:instrText>
            </w:r>
            <w:r w:rsidR="0034310D">
              <w:rPr>
                <w:noProof/>
                <w:webHidden/>
              </w:rPr>
            </w:r>
            <w:r w:rsidR="0034310D">
              <w:rPr>
                <w:noProof/>
                <w:webHidden/>
              </w:rPr>
              <w:fldChar w:fldCharType="separate"/>
            </w:r>
            <w:r w:rsidR="0034310D">
              <w:rPr>
                <w:noProof/>
                <w:webHidden/>
              </w:rPr>
              <w:t>16</w:t>
            </w:r>
            <w:r w:rsidR="0034310D">
              <w:rPr>
                <w:noProof/>
                <w:webHidden/>
              </w:rPr>
              <w:fldChar w:fldCharType="end"/>
            </w:r>
          </w:hyperlink>
        </w:p>
        <w:p w14:paraId="331CE27F" w14:textId="55F7E346" w:rsidR="0034310D" w:rsidRDefault="00F430C1">
          <w:pPr>
            <w:pStyle w:val="TOC2"/>
            <w:tabs>
              <w:tab w:val="right" w:leader="dot" w:pos="9016"/>
            </w:tabs>
            <w:rPr>
              <w:rFonts w:asciiTheme="minorHAnsi" w:eastAsiaTheme="minorEastAsia" w:hAnsiTheme="minorHAnsi"/>
              <w:noProof/>
              <w:sz w:val="24"/>
              <w:szCs w:val="24"/>
            </w:rPr>
          </w:pPr>
          <w:hyperlink w:anchor="_Toc214908477" w:history="1">
            <w:r w:rsidR="0034310D" w:rsidRPr="000047D2">
              <w:rPr>
                <w:rStyle w:val="Hyperlink"/>
                <w:noProof/>
              </w:rPr>
              <w:t>3. Cấu hình hệ thống chi tiết</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_Toc214908477 \h </w:instrText>
            </w:r>
            <w:r w:rsidR="0034310D">
              <w:rPr>
                <w:noProof/>
                <w:webHidden/>
              </w:rPr>
            </w:r>
            <w:r w:rsidR="0034310D">
              <w:rPr>
                <w:noProof/>
                <w:webHidden/>
              </w:rPr>
              <w:fldChar w:fldCharType="separate"/>
            </w:r>
            <w:r w:rsidR="0034310D">
              <w:rPr>
                <w:noProof/>
                <w:webHidden/>
              </w:rPr>
              <w:t>16</w:t>
            </w:r>
            <w:r w:rsidR="0034310D">
              <w:rPr>
                <w:noProof/>
                <w:webHidden/>
              </w:rPr>
              <w:fldChar w:fldCharType="end"/>
            </w:r>
          </w:hyperlink>
        </w:p>
        <w:p w14:paraId="7629EA84" w14:textId="4C8DF261" w:rsidR="0034310D" w:rsidRDefault="00F430C1">
          <w:pPr>
            <w:pStyle w:val="TOC3"/>
            <w:tabs>
              <w:tab w:val="right" w:leader="dot" w:pos="9016"/>
            </w:tabs>
            <w:rPr>
              <w:rFonts w:asciiTheme="minorHAnsi" w:eastAsiaTheme="minorEastAsia" w:hAnsiTheme="minorHAnsi"/>
              <w:noProof/>
              <w:sz w:val="24"/>
              <w:szCs w:val="24"/>
            </w:rPr>
          </w:pPr>
          <w:hyperlink w:anchor="_Toc214908478" w:history="1">
            <w:r w:rsidR="0034310D" w:rsidRPr="000047D2">
              <w:rPr>
                <w:rStyle w:val="Hyperlink"/>
                <w:noProof/>
              </w:rPr>
              <w:t>3.1. Thiết lập Inventory (multinode)</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_Toc214908478 \h </w:instrText>
            </w:r>
            <w:r w:rsidR="0034310D">
              <w:rPr>
                <w:noProof/>
                <w:webHidden/>
              </w:rPr>
            </w:r>
            <w:r w:rsidR="0034310D">
              <w:rPr>
                <w:noProof/>
                <w:webHidden/>
              </w:rPr>
              <w:fldChar w:fldCharType="separate"/>
            </w:r>
            <w:r w:rsidR="0034310D">
              <w:rPr>
                <w:noProof/>
                <w:webHidden/>
              </w:rPr>
              <w:t>16</w:t>
            </w:r>
            <w:r w:rsidR="0034310D">
              <w:rPr>
                <w:noProof/>
                <w:webHidden/>
              </w:rPr>
              <w:fldChar w:fldCharType="end"/>
            </w:r>
          </w:hyperlink>
        </w:p>
        <w:p w14:paraId="4116B5A0" w14:textId="7AA3A07E" w:rsidR="0034310D" w:rsidRDefault="00F430C1">
          <w:pPr>
            <w:pStyle w:val="TOC3"/>
            <w:tabs>
              <w:tab w:val="right" w:leader="dot" w:pos="9016"/>
            </w:tabs>
            <w:rPr>
              <w:rFonts w:asciiTheme="minorHAnsi" w:eastAsiaTheme="minorEastAsia" w:hAnsiTheme="minorHAnsi"/>
              <w:noProof/>
              <w:sz w:val="24"/>
              <w:szCs w:val="24"/>
            </w:rPr>
          </w:pPr>
          <w:hyperlink w:anchor="_Toc214908479" w:history="1">
            <w:r w:rsidR="0034310D" w:rsidRPr="000047D2">
              <w:rPr>
                <w:rStyle w:val="Hyperlink"/>
                <w:noProof/>
              </w:rPr>
              <w:t>3.2. Cấu hình biến môi trường toàn cục (globals.yml)</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_Toc214908479 \h </w:instrText>
            </w:r>
            <w:r w:rsidR="0034310D">
              <w:rPr>
                <w:noProof/>
                <w:webHidden/>
              </w:rPr>
            </w:r>
            <w:r w:rsidR="0034310D">
              <w:rPr>
                <w:noProof/>
                <w:webHidden/>
              </w:rPr>
              <w:fldChar w:fldCharType="separate"/>
            </w:r>
            <w:r w:rsidR="0034310D">
              <w:rPr>
                <w:noProof/>
                <w:webHidden/>
              </w:rPr>
              <w:t>17</w:t>
            </w:r>
            <w:r w:rsidR="0034310D">
              <w:rPr>
                <w:noProof/>
                <w:webHidden/>
              </w:rPr>
              <w:fldChar w:fldCharType="end"/>
            </w:r>
          </w:hyperlink>
        </w:p>
        <w:p w14:paraId="1F4295B7" w14:textId="29A01BBD" w:rsidR="0034310D" w:rsidRDefault="00F430C1">
          <w:pPr>
            <w:pStyle w:val="TOC2"/>
            <w:tabs>
              <w:tab w:val="right" w:leader="dot" w:pos="9016"/>
            </w:tabs>
            <w:rPr>
              <w:rFonts w:asciiTheme="minorHAnsi" w:eastAsiaTheme="minorEastAsia" w:hAnsiTheme="minorHAnsi"/>
              <w:noProof/>
              <w:sz w:val="24"/>
              <w:szCs w:val="24"/>
            </w:rPr>
          </w:pPr>
          <w:hyperlink w:anchor="_Toc214908480" w:history="1">
            <w:r w:rsidR="0034310D" w:rsidRPr="000047D2">
              <w:rPr>
                <w:rStyle w:val="Hyperlink"/>
                <w:noProof/>
              </w:rPr>
              <w:t>4. Quá trình Cài đặt và Triển khai</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_Toc214908480 \h </w:instrText>
            </w:r>
            <w:r w:rsidR="0034310D">
              <w:rPr>
                <w:noProof/>
                <w:webHidden/>
              </w:rPr>
            </w:r>
            <w:r w:rsidR="0034310D">
              <w:rPr>
                <w:noProof/>
                <w:webHidden/>
              </w:rPr>
              <w:fldChar w:fldCharType="separate"/>
            </w:r>
            <w:r w:rsidR="0034310D">
              <w:rPr>
                <w:noProof/>
                <w:webHidden/>
              </w:rPr>
              <w:t>18</w:t>
            </w:r>
            <w:r w:rsidR="0034310D">
              <w:rPr>
                <w:noProof/>
                <w:webHidden/>
              </w:rPr>
              <w:fldChar w:fldCharType="end"/>
            </w:r>
          </w:hyperlink>
        </w:p>
        <w:p w14:paraId="5876581C" w14:textId="1D4CAEA8" w:rsidR="0034310D" w:rsidRDefault="00F430C1">
          <w:pPr>
            <w:pStyle w:val="TOC1"/>
            <w:tabs>
              <w:tab w:val="right" w:leader="dot" w:pos="9016"/>
            </w:tabs>
            <w:rPr>
              <w:rFonts w:asciiTheme="minorHAnsi" w:eastAsiaTheme="minorEastAsia" w:hAnsiTheme="minorHAnsi"/>
              <w:noProof/>
              <w:sz w:val="24"/>
              <w:szCs w:val="24"/>
            </w:rPr>
          </w:pPr>
          <w:hyperlink w:anchor="_Toc214908481" w:history="1">
            <w:r w:rsidR="0034310D" w:rsidRPr="000047D2">
              <w:rPr>
                <w:rStyle w:val="Hyperlink"/>
                <w:noProof/>
              </w:rPr>
              <w:t>Chương</w:t>
            </w:r>
            <w:r w:rsidR="0034310D" w:rsidRPr="000047D2">
              <w:rPr>
                <w:rStyle w:val="Hyperlink"/>
                <w:noProof/>
                <w:lang w:val="vi-VN"/>
              </w:rPr>
              <w:t xml:space="preserve"> IV. KẾT QUẢ VÀ KIỂM TRA.</w:t>
            </w:r>
            <w:r w:rsidR="0034310D">
              <w:rPr>
                <w:noProof/>
                <w:webHidden/>
              </w:rPr>
              <w:tab/>
            </w:r>
            <w:r w:rsidR="0034310D">
              <w:rPr>
                <w:noProof/>
                <w:webHidden/>
              </w:rPr>
              <w:fldChar w:fldCharType="begin"/>
            </w:r>
            <w:r w:rsidR="0034310D">
              <w:rPr>
                <w:noProof/>
                <w:webHidden/>
              </w:rPr>
              <w:instrText xml:space="preserve"> PAGEREF _Toc214908481 \h </w:instrText>
            </w:r>
            <w:r w:rsidR="0034310D">
              <w:rPr>
                <w:noProof/>
                <w:webHidden/>
              </w:rPr>
            </w:r>
            <w:r w:rsidR="0034310D">
              <w:rPr>
                <w:noProof/>
                <w:webHidden/>
              </w:rPr>
              <w:fldChar w:fldCharType="separate"/>
            </w:r>
            <w:r w:rsidR="0034310D">
              <w:rPr>
                <w:noProof/>
                <w:webHidden/>
              </w:rPr>
              <w:t>20</w:t>
            </w:r>
            <w:r w:rsidR="0034310D">
              <w:rPr>
                <w:noProof/>
                <w:webHidden/>
              </w:rPr>
              <w:fldChar w:fldCharType="end"/>
            </w:r>
          </w:hyperlink>
        </w:p>
        <w:p w14:paraId="4F1F00B7" w14:textId="0A0925A8" w:rsidR="0034310D" w:rsidRDefault="00F430C1">
          <w:pPr>
            <w:pStyle w:val="TOC1"/>
            <w:tabs>
              <w:tab w:val="right" w:leader="dot" w:pos="9016"/>
            </w:tabs>
            <w:rPr>
              <w:rFonts w:asciiTheme="minorHAnsi" w:eastAsiaTheme="minorEastAsia" w:hAnsiTheme="minorHAnsi"/>
              <w:noProof/>
              <w:sz w:val="24"/>
              <w:szCs w:val="24"/>
            </w:rPr>
          </w:pPr>
          <w:hyperlink w:anchor="_Toc214908482" w:history="1">
            <w:r w:rsidR="0034310D" w:rsidRPr="000047D2">
              <w:rPr>
                <w:rStyle w:val="Hyperlink"/>
                <w:noProof/>
              </w:rPr>
              <w:t>Chương</w:t>
            </w:r>
            <w:r w:rsidR="0034310D" w:rsidRPr="000047D2">
              <w:rPr>
                <w:rStyle w:val="Hyperlink"/>
                <w:noProof/>
                <w:lang w:val="vi-VN"/>
              </w:rPr>
              <w:t xml:space="preserve"> V. ĐÁNH GIÁ VÀ KẾT LUẬN.</w:t>
            </w:r>
            <w:r w:rsidR="0034310D">
              <w:rPr>
                <w:noProof/>
                <w:webHidden/>
              </w:rPr>
              <w:tab/>
            </w:r>
            <w:r w:rsidR="0034310D">
              <w:rPr>
                <w:noProof/>
                <w:webHidden/>
              </w:rPr>
              <w:fldChar w:fldCharType="begin"/>
            </w:r>
            <w:r w:rsidR="0034310D">
              <w:rPr>
                <w:noProof/>
                <w:webHidden/>
              </w:rPr>
              <w:instrText xml:space="preserve"> PAGEREF _Toc214908482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736B3E73" w14:textId="53EC7689" w:rsidR="0034310D" w:rsidRDefault="00F430C1">
          <w:pPr>
            <w:pStyle w:val="TOC2"/>
            <w:tabs>
              <w:tab w:val="right" w:leader="dot" w:pos="9016"/>
            </w:tabs>
            <w:rPr>
              <w:rFonts w:asciiTheme="minorHAnsi" w:eastAsiaTheme="minorEastAsia" w:hAnsiTheme="minorHAnsi"/>
              <w:noProof/>
              <w:sz w:val="24"/>
              <w:szCs w:val="24"/>
            </w:rPr>
          </w:pPr>
          <w:hyperlink w:anchor="_Toc214908483" w:history="1">
            <w:r w:rsidR="0034310D" w:rsidRPr="000047D2">
              <w:rPr>
                <w:rStyle w:val="Hyperlink"/>
                <w:noProof/>
              </w:rPr>
              <w:t>1. Đánh giá kết quả triển khai</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_Toc214908483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7447B70A" w14:textId="6D908869" w:rsidR="0034310D" w:rsidRDefault="00F430C1">
          <w:pPr>
            <w:pStyle w:val="TOC3"/>
            <w:tabs>
              <w:tab w:val="right" w:leader="dot" w:pos="9016"/>
            </w:tabs>
            <w:rPr>
              <w:rFonts w:asciiTheme="minorHAnsi" w:eastAsiaTheme="minorEastAsia" w:hAnsiTheme="minorHAnsi"/>
              <w:noProof/>
              <w:sz w:val="24"/>
              <w:szCs w:val="24"/>
            </w:rPr>
          </w:pPr>
          <w:hyperlink w:anchor="_Toc214908484" w:history="1">
            <w:r w:rsidR="0034310D" w:rsidRPr="000047D2">
              <w:rPr>
                <w:rStyle w:val="Hyperlink"/>
                <w:noProof/>
              </w:rPr>
              <w:t>1.1. Các kết quả đạt được</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_Toc214908484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7E45DECF" w14:textId="66FFADFF" w:rsidR="0034310D" w:rsidRDefault="00F430C1">
          <w:pPr>
            <w:pStyle w:val="TOC3"/>
            <w:tabs>
              <w:tab w:val="right" w:leader="dot" w:pos="9016"/>
            </w:tabs>
            <w:rPr>
              <w:rFonts w:asciiTheme="minorHAnsi" w:eastAsiaTheme="minorEastAsia" w:hAnsiTheme="minorHAnsi"/>
              <w:noProof/>
              <w:sz w:val="24"/>
              <w:szCs w:val="24"/>
            </w:rPr>
          </w:pPr>
          <w:hyperlink w:anchor="_Toc214908485" w:history="1">
            <w:r w:rsidR="0034310D" w:rsidRPr="000047D2">
              <w:rPr>
                <w:rStyle w:val="Hyperlink"/>
                <w:noProof/>
              </w:rPr>
              <w:t>1.2. Các hạn chế tồn tại</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_Toc214908485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5981A5DB" w14:textId="4929F4F6" w:rsidR="0034310D" w:rsidRDefault="00F430C1">
          <w:pPr>
            <w:pStyle w:val="TOC2"/>
            <w:tabs>
              <w:tab w:val="right" w:leader="dot" w:pos="9016"/>
            </w:tabs>
            <w:rPr>
              <w:rFonts w:asciiTheme="minorHAnsi" w:eastAsiaTheme="minorEastAsia" w:hAnsiTheme="minorHAnsi"/>
              <w:noProof/>
              <w:sz w:val="24"/>
              <w:szCs w:val="24"/>
            </w:rPr>
          </w:pPr>
          <w:hyperlink w:anchor="_Toc214908486" w:history="1">
            <w:r w:rsidR="0034310D" w:rsidRPr="000047D2">
              <w:rPr>
                <w:rStyle w:val="Hyperlink"/>
                <w:noProof/>
              </w:rPr>
              <w:t>2. Kiến thức đạt được</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_Toc214908486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5DC4A9BC" w14:textId="54D5CCC0" w:rsidR="0034310D" w:rsidRDefault="00F430C1">
          <w:pPr>
            <w:pStyle w:val="TOC2"/>
            <w:tabs>
              <w:tab w:val="right" w:leader="dot" w:pos="9016"/>
            </w:tabs>
            <w:rPr>
              <w:rFonts w:asciiTheme="minorHAnsi" w:eastAsiaTheme="minorEastAsia" w:hAnsiTheme="minorHAnsi"/>
              <w:noProof/>
              <w:sz w:val="24"/>
              <w:szCs w:val="24"/>
            </w:rPr>
          </w:pPr>
          <w:hyperlink w:anchor="_Toc214908487" w:history="1">
            <w:r w:rsidR="0034310D" w:rsidRPr="000047D2">
              <w:rPr>
                <w:rStyle w:val="Hyperlink"/>
                <w:noProof/>
              </w:rPr>
              <w:t>3. Hướng phát triển</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_Toc214908487 \h </w:instrText>
            </w:r>
            <w:r w:rsidR="0034310D">
              <w:rPr>
                <w:noProof/>
                <w:webHidden/>
              </w:rPr>
            </w:r>
            <w:r w:rsidR="0034310D">
              <w:rPr>
                <w:noProof/>
                <w:webHidden/>
              </w:rPr>
              <w:fldChar w:fldCharType="separate"/>
            </w:r>
            <w:r w:rsidR="0034310D">
              <w:rPr>
                <w:noProof/>
                <w:webHidden/>
              </w:rPr>
              <w:t>22</w:t>
            </w:r>
            <w:r w:rsidR="0034310D">
              <w:rPr>
                <w:noProof/>
                <w:webHidden/>
              </w:rPr>
              <w:fldChar w:fldCharType="end"/>
            </w:r>
          </w:hyperlink>
        </w:p>
        <w:p w14:paraId="5CB06FB5" w14:textId="524EF3BF" w:rsidR="0034310D" w:rsidRDefault="00F430C1">
          <w:pPr>
            <w:pStyle w:val="TOC2"/>
            <w:tabs>
              <w:tab w:val="right" w:leader="dot" w:pos="9016"/>
            </w:tabs>
            <w:rPr>
              <w:rFonts w:asciiTheme="minorHAnsi" w:eastAsiaTheme="minorEastAsia" w:hAnsiTheme="minorHAnsi"/>
              <w:noProof/>
              <w:sz w:val="24"/>
              <w:szCs w:val="24"/>
            </w:rPr>
          </w:pPr>
          <w:hyperlink w:anchor="_Toc214908488" w:history="1">
            <w:r w:rsidR="0034310D" w:rsidRPr="000047D2">
              <w:rPr>
                <w:rStyle w:val="Hyperlink"/>
                <w:noProof/>
              </w:rPr>
              <w:t>4. Kết luận</w:t>
            </w:r>
            <w:r w:rsidR="0034310D" w:rsidRPr="000047D2">
              <w:rPr>
                <w:rStyle w:val="Hyperlink"/>
                <w:noProof/>
                <w:lang w:val="vi-VN"/>
              </w:rPr>
              <w:t>.</w:t>
            </w:r>
            <w:r w:rsidR="0034310D">
              <w:rPr>
                <w:noProof/>
                <w:webHidden/>
              </w:rPr>
              <w:tab/>
            </w:r>
            <w:r w:rsidR="0034310D">
              <w:rPr>
                <w:noProof/>
                <w:webHidden/>
              </w:rPr>
              <w:fldChar w:fldCharType="begin"/>
            </w:r>
            <w:r w:rsidR="0034310D">
              <w:rPr>
                <w:noProof/>
                <w:webHidden/>
              </w:rPr>
              <w:instrText xml:space="preserve"> PAGEREF _Toc214908488 \h </w:instrText>
            </w:r>
            <w:r w:rsidR="0034310D">
              <w:rPr>
                <w:noProof/>
                <w:webHidden/>
              </w:rPr>
            </w:r>
            <w:r w:rsidR="0034310D">
              <w:rPr>
                <w:noProof/>
                <w:webHidden/>
              </w:rPr>
              <w:fldChar w:fldCharType="separate"/>
            </w:r>
            <w:r w:rsidR="0034310D">
              <w:rPr>
                <w:noProof/>
                <w:webHidden/>
              </w:rPr>
              <w:t>23</w:t>
            </w:r>
            <w:r w:rsidR="0034310D">
              <w:rPr>
                <w:noProof/>
                <w:webHidden/>
              </w:rPr>
              <w:fldChar w:fldCharType="end"/>
            </w:r>
          </w:hyperlink>
        </w:p>
        <w:p w14:paraId="77BA477F" w14:textId="5746C554" w:rsidR="0034310D" w:rsidRDefault="00F430C1">
          <w:pPr>
            <w:pStyle w:val="TOC1"/>
            <w:tabs>
              <w:tab w:val="right" w:leader="dot" w:pos="9016"/>
            </w:tabs>
            <w:rPr>
              <w:rFonts w:asciiTheme="minorHAnsi" w:eastAsiaTheme="minorEastAsia" w:hAnsiTheme="minorHAnsi"/>
              <w:noProof/>
              <w:sz w:val="24"/>
              <w:szCs w:val="24"/>
            </w:rPr>
          </w:pPr>
          <w:hyperlink w:anchor="_Toc214908489" w:history="1">
            <w:r w:rsidR="0034310D" w:rsidRPr="000047D2">
              <w:rPr>
                <w:rStyle w:val="Hyperlink"/>
                <w:noProof/>
              </w:rPr>
              <w:t>Chương</w:t>
            </w:r>
            <w:r w:rsidR="0034310D" w:rsidRPr="000047D2">
              <w:rPr>
                <w:rStyle w:val="Hyperlink"/>
                <w:noProof/>
                <w:lang w:val="vi-VN"/>
              </w:rPr>
              <w:t xml:space="preserve"> VI. VIDEO DEMO</w:t>
            </w:r>
            <w:r w:rsidR="0034310D">
              <w:rPr>
                <w:noProof/>
                <w:webHidden/>
              </w:rPr>
              <w:tab/>
            </w:r>
            <w:r w:rsidR="0034310D">
              <w:rPr>
                <w:noProof/>
                <w:webHidden/>
              </w:rPr>
              <w:fldChar w:fldCharType="begin"/>
            </w:r>
            <w:r w:rsidR="0034310D">
              <w:rPr>
                <w:noProof/>
                <w:webHidden/>
              </w:rPr>
              <w:instrText xml:space="preserve"> PAGEREF _Toc214908489 \h </w:instrText>
            </w:r>
            <w:r w:rsidR="0034310D">
              <w:rPr>
                <w:noProof/>
                <w:webHidden/>
              </w:rPr>
            </w:r>
            <w:r w:rsidR="0034310D">
              <w:rPr>
                <w:noProof/>
                <w:webHidden/>
              </w:rPr>
              <w:fldChar w:fldCharType="separate"/>
            </w:r>
            <w:r w:rsidR="0034310D">
              <w:rPr>
                <w:noProof/>
                <w:webHidden/>
              </w:rPr>
              <w:t>23</w:t>
            </w:r>
            <w:r w:rsidR="0034310D">
              <w:rPr>
                <w:noProof/>
                <w:webHidden/>
              </w:rPr>
              <w:fldChar w:fldCharType="end"/>
            </w:r>
          </w:hyperlink>
        </w:p>
        <w:p w14:paraId="4055BDAF" w14:textId="7BC308AD" w:rsidR="0034310D" w:rsidRDefault="00F430C1">
          <w:pPr>
            <w:pStyle w:val="TOC1"/>
            <w:tabs>
              <w:tab w:val="right" w:leader="dot" w:pos="9016"/>
            </w:tabs>
            <w:rPr>
              <w:rFonts w:asciiTheme="minorHAnsi" w:eastAsiaTheme="minorEastAsia" w:hAnsiTheme="minorHAnsi"/>
              <w:noProof/>
              <w:sz w:val="24"/>
              <w:szCs w:val="24"/>
            </w:rPr>
          </w:pPr>
          <w:hyperlink w:anchor="_Toc214908490" w:history="1">
            <w:r w:rsidR="0034310D" w:rsidRPr="000047D2">
              <w:rPr>
                <w:rStyle w:val="Hyperlink"/>
                <w:noProof/>
              </w:rPr>
              <w:t>NGUỒN THAM KHẢO</w:t>
            </w:r>
            <w:r w:rsidR="0034310D">
              <w:rPr>
                <w:noProof/>
                <w:webHidden/>
              </w:rPr>
              <w:tab/>
            </w:r>
            <w:r w:rsidR="0034310D">
              <w:rPr>
                <w:noProof/>
                <w:webHidden/>
              </w:rPr>
              <w:fldChar w:fldCharType="begin"/>
            </w:r>
            <w:r w:rsidR="0034310D">
              <w:rPr>
                <w:noProof/>
                <w:webHidden/>
              </w:rPr>
              <w:instrText xml:space="preserve"> PAGEREF _Toc214908490 \h </w:instrText>
            </w:r>
            <w:r w:rsidR="0034310D">
              <w:rPr>
                <w:noProof/>
                <w:webHidden/>
              </w:rPr>
            </w:r>
            <w:r w:rsidR="0034310D">
              <w:rPr>
                <w:noProof/>
                <w:webHidden/>
              </w:rPr>
              <w:fldChar w:fldCharType="separate"/>
            </w:r>
            <w:r w:rsidR="0034310D">
              <w:rPr>
                <w:noProof/>
                <w:webHidden/>
              </w:rPr>
              <w:t>24</w:t>
            </w:r>
            <w:r w:rsidR="0034310D">
              <w:rPr>
                <w:noProof/>
                <w:webHidden/>
              </w:rPr>
              <w:fldChar w:fldCharType="end"/>
            </w:r>
          </w:hyperlink>
        </w:p>
        <w:p w14:paraId="3B17D06E" w14:textId="345AC7CE" w:rsidR="0060242C" w:rsidRPr="00CF6125" w:rsidRDefault="001E1B67">
          <w:r>
            <w:rPr>
              <w:b/>
              <w:bCs/>
              <w:noProof/>
            </w:rPr>
            <w:fldChar w:fldCharType="end"/>
          </w:r>
        </w:p>
      </w:sdtContent>
    </w:sdt>
    <w:p w14:paraId="443C33DD" w14:textId="77777777" w:rsidR="00A34E1C" w:rsidRDefault="00A34E1C">
      <w:pPr>
        <w:jc w:val="left"/>
        <w:rPr>
          <w:rFonts w:eastAsiaTheme="majorEastAsia" w:cstheme="majorBidi"/>
          <w:b/>
          <w:sz w:val="32"/>
          <w:szCs w:val="40"/>
        </w:rPr>
      </w:pPr>
      <w:r>
        <w:br w:type="page"/>
      </w:r>
    </w:p>
    <w:p w14:paraId="145DEF28" w14:textId="503A772C" w:rsidR="009A38CC" w:rsidRPr="000730B8" w:rsidRDefault="009A38CC" w:rsidP="000730B8">
      <w:pPr>
        <w:pStyle w:val="Heading1"/>
      </w:pPr>
      <w:bookmarkStart w:id="1" w:name="_Toc214908449"/>
      <w:proofErr w:type="spellStart"/>
      <w:r w:rsidRPr="0004120A">
        <w:lastRenderedPageBreak/>
        <w:t>Chương</w:t>
      </w:r>
      <w:proofErr w:type="spellEnd"/>
      <w:r w:rsidRPr="0004120A">
        <w:t xml:space="preserve"> I. </w:t>
      </w:r>
      <w:r w:rsidR="000730B8" w:rsidRPr="000730B8">
        <w:t>GIỚI THIỆU</w:t>
      </w:r>
      <w:r w:rsidRPr="0004120A">
        <w:t>.</w:t>
      </w:r>
      <w:bookmarkEnd w:id="1"/>
      <w:r w:rsidR="002D4D75">
        <w:rPr>
          <w:lang w:val="vi-VN"/>
        </w:rPr>
        <w:t xml:space="preserve"> </w:t>
      </w:r>
    </w:p>
    <w:p w14:paraId="56050907" w14:textId="0B3BF3AF" w:rsidR="00D918B7" w:rsidRDefault="00D918B7" w:rsidP="000730B8">
      <w:pPr>
        <w:pStyle w:val="Heading2"/>
        <w:rPr>
          <w:lang w:val="vi-VN"/>
        </w:rPr>
      </w:pPr>
      <w:bookmarkStart w:id="2" w:name="_Toc214908450"/>
      <w:r w:rsidRPr="00AA5AD0">
        <w:t xml:space="preserve">1. </w:t>
      </w:r>
      <w:proofErr w:type="spellStart"/>
      <w:r w:rsidR="00F91C08" w:rsidRPr="00F91C08">
        <w:t>Tổng</w:t>
      </w:r>
      <w:proofErr w:type="spellEnd"/>
      <w:r w:rsidR="00F91C08" w:rsidRPr="00F91C08">
        <w:t xml:space="preserve"> </w:t>
      </w:r>
      <w:proofErr w:type="spellStart"/>
      <w:r w:rsidR="00F91C08" w:rsidRPr="00F91C08">
        <w:t>quan</w:t>
      </w:r>
      <w:proofErr w:type="spellEnd"/>
      <w:r w:rsidR="00F91C08" w:rsidRPr="00F91C08">
        <w:t xml:space="preserve"> </w:t>
      </w:r>
      <w:proofErr w:type="spellStart"/>
      <w:r w:rsidR="00F91C08" w:rsidRPr="00F91C08">
        <w:t>về</w:t>
      </w:r>
      <w:proofErr w:type="spellEnd"/>
      <w:r w:rsidR="00F91C08" w:rsidRPr="00F91C08">
        <w:t xml:space="preserve"> Cloud Computing</w:t>
      </w:r>
      <w:r w:rsidR="00A9237F" w:rsidRPr="00AA5AD0">
        <w:t>.</w:t>
      </w:r>
      <w:bookmarkEnd w:id="2"/>
    </w:p>
    <w:p w14:paraId="1F49FF53" w14:textId="1F0202B9" w:rsidR="007B21D7" w:rsidRPr="007B21D7" w:rsidRDefault="007B21D7" w:rsidP="007B21D7">
      <w:pPr>
        <w:rPr>
          <w:lang w:val="vi-VN"/>
        </w:rPr>
      </w:pPr>
      <w:r>
        <w:t xml:space="preserve">Cloud Computing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w:t>
      </w:r>
      <w:proofErr w:type="spellStart"/>
      <w:r>
        <w:t>từ</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w:t>
      </w:r>
      <w:proofErr w:type="spellStart"/>
      <w:r>
        <w:t>thông</w:t>
      </w:r>
      <w:proofErr w:type="spellEnd"/>
      <w:r>
        <w:t xml:space="preserve"> qua Internet </w:t>
      </w:r>
      <w:proofErr w:type="spellStart"/>
      <w:r>
        <w:t>một</w:t>
      </w:r>
      <w:proofErr w:type="spellEnd"/>
      <w:r>
        <w:t xml:space="preserve"> </w:t>
      </w:r>
      <w:proofErr w:type="spellStart"/>
      <w:r>
        <w:t>cách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Theo NIST, </w:t>
      </w:r>
      <w:proofErr w:type="spellStart"/>
      <w:r>
        <w:t>công</w:t>
      </w:r>
      <w:proofErr w:type="spellEnd"/>
      <w:r>
        <w:t xml:space="preserve"> </w:t>
      </w:r>
      <w:proofErr w:type="spellStart"/>
      <w:r>
        <w:t>nghệ</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r>
        <w:t xml:space="preserve"> </w:t>
      </w:r>
      <w:proofErr w:type="spellStart"/>
      <w:r>
        <w:t>năm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chính</w:t>
      </w:r>
      <w:proofErr w:type="spellEnd"/>
      <w:r>
        <w:t xml:space="preserve">, </w:t>
      </w:r>
      <w:proofErr w:type="spellStart"/>
      <w:r>
        <w:t>ba</w:t>
      </w:r>
      <w:proofErr w:type="spellEnd"/>
      <w:r>
        <w:t xml:space="preserve"> </w:t>
      </w:r>
      <w:proofErr w:type="spellStart"/>
      <w:r>
        <w:t>lớp</w:t>
      </w:r>
      <w:proofErr w:type="spellEnd"/>
      <w:r>
        <w:t xml:space="preserve"> </w:t>
      </w:r>
      <w:proofErr w:type="spellStart"/>
      <w:r>
        <w:t>dịch</w:t>
      </w:r>
      <w:proofErr w:type="spellEnd"/>
      <w:r>
        <w:t xml:space="preserve"> </w:t>
      </w:r>
      <w:proofErr w:type="spellStart"/>
      <w:r>
        <w:t>vụ</w:t>
      </w:r>
      <w:proofErr w:type="spellEnd"/>
      <w:r>
        <w:t xml:space="preserve"> (IaaS, PaaS, SaaS) </w:t>
      </w:r>
      <w:proofErr w:type="spellStart"/>
      <w:r>
        <w:t>và</w:t>
      </w:r>
      <w:proofErr w:type="spellEnd"/>
      <w:r>
        <w:t xml:space="preserve"> </w:t>
      </w:r>
      <w:proofErr w:type="spellStart"/>
      <w:r>
        <w:t>bốn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public, private, community </w:t>
      </w:r>
      <w:proofErr w:type="spellStart"/>
      <w:r>
        <w:t>và</w:t>
      </w:r>
      <w:proofErr w:type="spellEnd"/>
      <w:r>
        <w:t xml:space="preserve"> hybrid.</w:t>
      </w:r>
    </w:p>
    <w:p w14:paraId="23840CC3" w14:textId="54FA1F46" w:rsidR="007B21D7" w:rsidRPr="007B21D7" w:rsidRDefault="007B21D7" w:rsidP="007B21D7">
      <w:pPr>
        <w:ind w:firstLine="720"/>
        <w:rPr>
          <w:lang w:val="vi-VN"/>
        </w:rPr>
      </w:pPr>
      <w:r>
        <w:t xml:space="preserve">Public cloud </w:t>
      </w:r>
      <w:proofErr w:type="spellStart"/>
      <w:r>
        <w:t>là</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người</w:t>
      </w:r>
      <w:proofErr w:type="spellEnd"/>
      <w:r>
        <w:t xml:space="preserve">, do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tính</w:t>
      </w:r>
      <w:proofErr w:type="spellEnd"/>
      <w:r>
        <w:t xml:space="preserve"> </w:t>
      </w:r>
      <w:proofErr w:type="spellStart"/>
      <w:r>
        <w:t>phí</w:t>
      </w:r>
      <w:proofErr w:type="spellEnd"/>
      <w:r>
        <w:t xml:space="preserve"> </w:t>
      </w:r>
      <w:proofErr w:type="spellStart"/>
      <w:r>
        <w:t>theo</w:t>
      </w:r>
      <w:proofErr w:type="spellEnd"/>
      <w:r>
        <w:t xml:space="preserve"> </w:t>
      </w:r>
      <w:proofErr w:type="spellStart"/>
      <w:r>
        <w:t>mức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gần</w:t>
      </w:r>
      <w:proofErr w:type="spellEnd"/>
      <w:r>
        <w:t xml:space="preserve"> </w:t>
      </w:r>
      <w:proofErr w:type="spellStart"/>
      <w:r>
        <w:t>như</w:t>
      </w:r>
      <w:proofErr w:type="spellEnd"/>
      <w:r>
        <w:t xml:space="preserve"> </w:t>
      </w:r>
      <w:proofErr w:type="spellStart"/>
      <w:r>
        <w:t>vô</w:t>
      </w:r>
      <w:proofErr w:type="spellEnd"/>
      <w:r>
        <w:t xml:space="preserve"> </w:t>
      </w:r>
      <w:proofErr w:type="spellStart"/>
      <w:r>
        <w:t>hạn</w:t>
      </w:r>
      <w:proofErr w:type="spellEnd"/>
      <w:r>
        <w:t xml:space="preserve">, chi </w:t>
      </w:r>
      <w:proofErr w:type="spellStart"/>
      <w:r>
        <w:t>phí</w:t>
      </w:r>
      <w:proofErr w:type="spellEnd"/>
      <w:r>
        <w:t xml:space="preserve"> ban </w:t>
      </w:r>
      <w:proofErr w:type="spellStart"/>
      <w:r>
        <w:t>đầu</w:t>
      </w:r>
      <w:proofErr w:type="spellEnd"/>
      <w:r>
        <w:t xml:space="preserve"> </w:t>
      </w:r>
      <w:proofErr w:type="spellStart"/>
      <w:r>
        <w:t>thấp</w:t>
      </w:r>
      <w:proofErr w:type="spellEnd"/>
      <w:r>
        <w:t xml:space="preserve"> </w:t>
      </w:r>
      <w:proofErr w:type="spellStart"/>
      <w:r>
        <w:t>và</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mới</w:t>
      </w:r>
      <w:proofErr w:type="spellEnd"/>
      <w:r>
        <w:t>.</w:t>
      </w:r>
    </w:p>
    <w:p w14:paraId="0AECE32A" w14:textId="325D4904" w:rsidR="007B21D7" w:rsidRPr="007B21D7" w:rsidRDefault="007B21D7" w:rsidP="007B21D7">
      <w:pPr>
        <w:ind w:firstLine="720"/>
        <w:rPr>
          <w:lang w:val="vi-VN"/>
        </w:rPr>
      </w:pPr>
      <w:proofErr w:type="spellStart"/>
      <w:r>
        <w:t>Ngược</w:t>
      </w:r>
      <w:proofErr w:type="spellEnd"/>
      <w:r>
        <w:t xml:space="preserve"> </w:t>
      </w:r>
      <w:proofErr w:type="spellStart"/>
      <w:r>
        <w:t>lại</w:t>
      </w:r>
      <w:proofErr w:type="spellEnd"/>
      <w:r>
        <w:t xml:space="preserve">, private cloud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một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chỗ</w:t>
      </w:r>
      <w:proofErr w:type="spellEnd"/>
      <w:r>
        <w:t xml:space="preserve"> </w:t>
      </w:r>
      <w:proofErr w:type="spellStart"/>
      <w:r>
        <w:t>hoặc</w:t>
      </w:r>
      <w:proofErr w:type="spellEnd"/>
      <w:r>
        <w:t xml:space="preserve"> </w:t>
      </w:r>
      <w:proofErr w:type="spellStart"/>
      <w:r>
        <w:t>thuê</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và</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nhưng</w:t>
      </w:r>
      <w:proofErr w:type="spellEnd"/>
      <w:r>
        <w:t xml:space="preserve"> chi </w:t>
      </w:r>
      <w:proofErr w:type="spellStart"/>
      <w:r>
        <w:t>phí</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cao</w:t>
      </w:r>
      <w:proofErr w:type="spellEnd"/>
      <w:r>
        <w:t xml:space="preserve"> </w:t>
      </w:r>
      <w:proofErr w:type="spellStart"/>
      <w:r>
        <w:t>hơn</w:t>
      </w:r>
      <w:proofErr w:type="spellEnd"/>
      <w:r>
        <w:t xml:space="preserve"> </w:t>
      </w:r>
      <w:proofErr w:type="spellStart"/>
      <w:r>
        <w:t>và</w:t>
      </w:r>
      <w:proofErr w:type="spellEnd"/>
      <w:r>
        <w:t xml:space="preserve"> </w:t>
      </w:r>
      <w:proofErr w:type="spellStart"/>
      <w:r>
        <w:t>kém</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mở</w:t>
      </w:r>
      <w:proofErr w:type="spellEnd"/>
      <w:r>
        <w:t xml:space="preserve"> </w:t>
      </w:r>
      <w:proofErr w:type="spellStart"/>
      <w:r>
        <w:t>rộng</w:t>
      </w:r>
      <w:proofErr w:type="spellEnd"/>
      <w:r>
        <w:t>.</w:t>
      </w:r>
    </w:p>
    <w:p w14:paraId="39D19FC6" w14:textId="3CD3707D" w:rsidR="00146FCE" w:rsidRPr="00146FCE" w:rsidRDefault="007B21D7" w:rsidP="007B21D7">
      <w:pPr>
        <w:ind w:firstLine="720"/>
        <w:rPr>
          <w:lang w:val="vi-VN"/>
        </w:rPr>
      </w:pPr>
      <w:proofErr w:type="spellStart"/>
      <w:r>
        <w:t>Việc</w:t>
      </w:r>
      <w:proofErr w:type="spellEnd"/>
      <w:r>
        <w:t xml:space="preserve"> </w:t>
      </w:r>
      <w:proofErr w:type="spellStart"/>
      <w:r>
        <w:t>chọn</w:t>
      </w:r>
      <w:proofErr w:type="spellEnd"/>
      <w:r>
        <w:t xml:space="preserve"> public hay private cloud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pháp</w:t>
      </w:r>
      <w:proofErr w:type="spellEnd"/>
      <w:r>
        <w:t xml:space="preserve"> </w:t>
      </w:r>
      <w:proofErr w:type="spellStart"/>
      <w:r>
        <w:t>lý</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w:t>
      </w:r>
    </w:p>
    <w:p w14:paraId="6EBD0629" w14:textId="1FE27385" w:rsidR="00A9237F" w:rsidRDefault="00A9237F" w:rsidP="000730B8">
      <w:pPr>
        <w:pStyle w:val="Heading2"/>
        <w:rPr>
          <w:lang w:val="vi-VN"/>
        </w:rPr>
      </w:pPr>
      <w:bookmarkStart w:id="3" w:name="_Toc214908451"/>
      <w:r w:rsidRPr="00A9237F">
        <w:t xml:space="preserve">2. </w:t>
      </w:r>
      <w:proofErr w:type="spellStart"/>
      <w:r w:rsidR="00F91C08" w:rsidRPr="00F91C08">
        <w:t>Giới</w:t>
      </w:r>
      <w:proofErr w:type="spellEnd"/>
      <w:r w:rsidR="00F91C08" w:rsidRPr="00F91C08">
        <w:t xml:space="preserve"> </w:t>
      </w:r>
      <w:proofErr w:type="spellStart"/>
      <w:r w:rsidR="00F91C08" w:rsidRPr="00F91C08">
        <w:t>thiệu</w:t>
      </w:r>
      <w:proofErr w:type="spellEnd"/>
      <w:r w:rsidR="00F91C08" w:rsidRPr="00F91C08">
        <w:t xml:space="preserve"> OpenStack</w:t>
      </w:r>
      <w:r w:rsidRPr="00A9237F">
        <w:t>.</w:t>
      </w:r>
      <w:bookmarkEnd w:id="3"/>
    </w:p>
    <w:p w14:paraId="39C8729F" w14:textId="10639792" w:rsidR="009F4A6A" w:rsidRPr="009F4A6A" w:rsidRDefault="009F4A6A" w:rsidP="009F4A6A">
      <w:pPr>
        <w:rPr>
          <w:lang w:val="vi-VN"/>
        </w:rPr>
      </w:pPr>
      <w:r w:rsidRPr="009F4A6A">
        <w:rPr>
          <w:lang w:val="vi-VN"/>
        </w:rPr>
        <w:t>OpenStack là nền tảng điện toán đám mây mã nguồn mở cung cấp mô hình hạ tầng như một dịch vụ (IaaS), cho phép triển khai cả public cloud lẫn private cloud. Hệ thống hỗ trợ quản lý tài nguyên trung tâm dữ liệu—compute, storage và network—thông qua giao diện web hoặc API.</w:t>
      </w:r>
    </w:p>
    <w:p w14:paraId="50AD8C41" w14:textId="6E476B10" w:rsidR="009F4A6A" w:rsidRPr="009F4A6A" w:rsidRDefault="009F4A6A" w:rsidP="009F4A6A">
      <w:pPr>
        <w:ind w:firstLine="720"/>
        <w:rPr>
          <w:lang w:val="vi-VN"/>
        </w:rPr>
      </w:pPr>
      <w:r w:rsidRPr="009F4A6A">
        <w:rPr>
          <w:lang w:val="vi-VN"/>
        </w:rPr>
        <w:t>Ra đời năm 2010 từ hợp tác giữa NASA và Rackspace, OpenStack hiện được phát triển bởi cộng đồng toàn cầu dưới sự điều phối của Open Infrastructure Foundation. Kiến trúc mô-đun giúp người dùng linh hoạt chọn các thành phần phù hợp, như Nova (compute), Neutron (network), Swift/Cinder (storage), qua đó dễ dàng mở rộng và tùy biến theo nhu cầu.</w:t>
      </w:r>
    </w:p>
    <w:p w14:paraId="6338F247" w14:textId="2CEA8CA1" w:rsidR="000730B8" w:rsidRPr="000730B8" w:rsidRDefault="009F4A6A" w:rsidP="009F4A6A">
      <w:pPr>
        <w:ind w:firstLine="720"/>
        <w:rPr>
          <w:lang w:val="vi-VN"/>
        </w:rPr>
      </w:pPr>
      <w:r w:rsidRPr="009F4A6A">
        <w:rPr>
          <w:lang w:val="vi-VN"/>
        </w:rPr>
        <w:t>Là giải pháp mã nguồn mở, OpenStack mang lại khả năng kiểm soát cao, hỗ trợ đa dạng phần cứng và giảm chi phí bản quyền, trở thành lựa chọn hấp dẫn cho tổ chức muốn xây dựng nền tảng đám mây linh hoạt và tiết kiệm.</w:t>
      </w:r>
    </w:p>
    <w:p w14:paraId="37F0FB3C" w14:textId="02AF9931" w:rsidR="00F91C08" w:rsidRDefault="00F91C08" w:rsidP="000730B8">
      <w:pPr>
        <w:pStyle w:val="Heading2"/>
        <w:rPr>
          <w:lang w:val="vi-VN"/>
        </w:rPr>
      </w:pPr>
      <w:bookmarkStart w:id="4" w:name="_Toc214908452"/>
      <w:r>
        <w:rPr>
          <w:lang w:val="vi-VN"/>
        </w:rPr>
        <w:t xml:space="preserve">3. </w:t>
      </w:r>
      <w:r w:rsidRPr="00F91C08">
        <w:rPr>
          <w:lang w:val="vi-VN"/>
        </w:rPr>
        <w:t xml:space="preserve">Mục tiêu đồ </w:t>
      </w:r>
      <w:r w:rsidR="000730B8">
        <w:rPr>
          <w:lang w:val="vi-VN"/>
        </w:rPr>
        <w:t>án.</w:t>
      </w:r>
      <w:bookmarkEnd w:id="4"/>
    </w:p>
    <w:p w14:paraId="1388F6EF" w14:textId="38FC6082" w:rsidR="00546C8E" w:rsidRPr="00546C8E" w:rsidRDefault="00F4470F" w:rsidP="00546C8E">
      <w:pPr>
        <w:rPr>
          <w:lang w:val="vi-VN"/>
        </w:rPr>
      </w:pPr>
      <w:r w:rsidRPr="00F4470F">
        <w:rPr>
          <w:lang w:val="vi-VN"/>
        </w:rPr>
        <w:t>Mục tiêu của đồ án là xây dựng và triển khai một hệ thống Private Cloud dựa trên OpenStack, tập trung vào các thành phần cốt lõi như Keystone, Nova, Glance, Horizon và Neutron.</w:t>
      </w:r>
    </w:p>
    <w:p w14:paraId="2D40D81A" w14:textId="675579DE" w:rsidR="00546C8E" w:rsidRPr="00546C8E" w:rsidRDefault="00546C8E" w:rsidP="00546C8E">
      <w:pPr>
        <w:ind w:firstLine="360"/>
        <w:rPr>
          <w:lang w:val="vi-VN"/>
        </w:rPr>
      </w:pPr>
      <w:r w:rsidRPr="00546C8E">
        <w:rPr>
          <w:lang w:val="vi-VN"/>
        </w:rPr>
        <w:t>Cụ thể, đồ án hướng tới các mục tiêu sau:</w:t>
      </w:r>
    </w:p>
    <w:p w14:paraId="30EE5CC6" w14:textId="73BD177A" w:rsidR="004E35BD" w:rsidRPr="004E35BD" w:rsidRDefault="004E35BD" w:rsidP="004E35BD">
      <w:pPr>
        <w:pStyle w:val="ListParagraph"/>
        <w:numPr>
          <w:ilvl w:val="0"/>
          <w:numId w:val="9"/>
        </w:numPr>
        <w:rPr>
          <w:lang w:val="vi-VN"/>
        </w:rPr>
      </w:pPr>
      <w:r w:rsidRPr="004E35BD">
        <w:rPr>
          <w:lang w:val="vi-VN"/>
        </w:rPr>
        <w:lastRenderedPageBreak/>
        <w:t>Nắm vững kiến trúc và cách vận hành OpenStack trong mô hình private cloud, từ đó tối ưu tài nguyên và đảm bảo bảo mật.</w:t>
      </w:r>
    </w:p>
    <w:p w14:paraId="4F1A18E8" w14:textId="075A5208" w:rsidR="004E35BD" w:rsidRPr="004E35BD" w:rsidRDefault="004E35BD" w:rsidP="004E35BD">
      <w:pPr>
        <w:pStyle w:val="ListParagraph"/>
        <w:numPr>
          <w:ilvl w:val="0"/>
          <w:numId w:val="9"/>
        </w:numPr>
        <w:rPr>
          <w:lang w:val="vi-VN"/>
        </w:rPr>
      </w:pPr>
      <w:r w:rsidRPr="004E35BD">
        <w:rPr>
          <w:lang w:val="vi-VN"/>
        </w:rPr>
        <w:t>Triển khai hệ thống multi-node, cấu hình dịch vụ và tạo máy ảo có thể quản lý qua giao diện web.</w:t>
      </w:r>
    </w:p>
    <w:p w14:paraId="52128B6F" w14:textId="55A56908" w:rsidR="004E35BD" w:rsidRPr="004E35BD" w:rsidRDefault="004E35BD" w:rsidP="004E35BD">
      <w:pPr>
        <w:pStyle w:val="ListParagraph"/>
        <w:numPr>
          <w:ilvl w:val="0"/>
          <w:numId w:val="9"/>
        </w:numPr>
        <w:rPr>
          <w:lang w:val="vi-VN"/>
        </w:rPr>
      </w:pPr>
      <w:r w:rsidRPr="004E35BD">
        <w:rPr>
          <w:lang w:val="vi-VN"/>
        </w:rPr>
        <w:t>Kiểm thử hiệu năng thông qua các thao tác thực tế như tạo mạng, upload image, khởi chạy instances và phân tích các hạn chế để đề xuất cải tiến.</w:t>
      </w:r>
    </w:p>
    <w:p w14:paraId="3CCA5F3E" w14:textId="2C7C153D" w:rsidR="00546C8E" w:rsidRPr="00F83C81" w:rsidRDefault="004E35BD" w:rsidP="004E35BD">
      <w:pPr>
        <w:pStyle w:val="ListParagraph"/>
        <w:numPr>
          <w:ilvl w:val="0"/>
          <w:numId w:val="9"/>
        </w:numPr>
        <w:rPr>
          <w:lang w:val="vi-VN"/>
        </w:rPr>
      </w:pPr>
      <w:r w:rsidRPr="004E35BD">
        <w:rPr>
          <w:lang w:val="vi-VN"/>
        </w:rPr>
        <w:t>Kết nối kiến thức lý thuyết với thực hành, rèn kỹ năng triển khai hạ tầng đám mây cho các nhu cầu doanh nghiệp hoặc cá nhân.</w:t>
      </w:r>
    </w:p>
    <w:p w14:paraId="2CFF6183" w14:textId="04EADE41" w:rsidR="00364210" w:rsidRPr="00364210" w:rsidRDefault="00462D98" w:rsidP="00546C8E">
      <w:pPr>
        <w:ind w:firstLine="360"/>
        <w:rPr>
          <w:lang w:val="vi-VN"/>
        </w:rPr>
      </w:pPr>
      <w:r w:rsidRPr="00462D98">
        <w:rPr>
          <w:lang w:val="vi-VN"/>
        </w:rPr>
        <w:t>Đồ án không chỉ dừng ở việc cài đặt hệ thống mà còn chú trọng đánh giá từng thành phần để đảm bảo khả thi, ổn định và có thể mở rộng trong tương lai.</w:t>
      </w:r>
    </w:p>
    <w:p w14:paraId="3E92E2E1" w14:textId="77777777" w:rsidR="00364210" w:rsidRDefault="00F91C08" w:rsidP="00364210">
      <w:pPr>
        <w:pStyle w:val="Heading2"/>
        <w:rPr>
          <w:lang w:val="vi-VN"/>
        </w:rPr>
      </w:pPr>
      <w:bookmarkStart w:id="5" w:name="_Toc214908453"/>
      <w:r>
        <w:rPr>
          <w:lang w:val="vi-VN"/>
        </w:rPr>
        <w:t>4. Phạm vi</w:t>
      </w:r>
      <w:r w:rsidR="000730B8">
        <w:rPr>
          <w:lang w:val="vi-VN"/>
        </w:rPr>
        <w:t xml:space="preserve"> đồ án.</w:t>
      </w:r>
      <w:bookmarkEnd w:id="5"/>
    </w:p>
    <w:p w14:paraId="4DE4A76A" w14:textId="4406398D" w:rsidR="000706E1" w:rsidRPr="000706E1" w:rsidRDefault="000706E1" w:rsidP="00BB57D8">
      <w:pPr>
        <w:rPr>
          <w:lang w:val="vi-VN"/>
        </w:rPr>
      </w:pPr>
      <w:r w:rsidRPr="000706E1">
        <w:rPr>
          <w:lang w:val="vi-VN"/>
        </w:rPr>
        <w:t xml:space="preserve">Đồ án tập trung vào việc triển khai hệ thống Private Cloud trên nền tảng OpenStack với kiến trúc multi-node, gồm ba node: một controller node làm trung tâm điều khiển và hai compute node đảm nhiệm xử lý tài nguyên tính toán. Chỉ các dịch vụ cốt lõi cần thiết được triển khai để đảm bảo hệ thống hoạt động cơ bản, bao gồm Keystone (quản lý xác thực), Nova (quản lý tài nguyên tính toán), Glance (quản lý </w:t>
      </w:r>
      <w:r>
        <w:rPr>
          <w:lang w:val="vi-VN"/>
        </w:rPr>
        <w:t>image</w:t>
      </w:r>
      <w:r w:rsidRPr="000706E1">
        <w:rPr>
          <w:lang w:val="vi-VN"/>
        </w:rPr>
        <w:t xml:space="preserve"> để khởi tạo instances), Horizon (giao diện quản trị web) và Neutron (quản lý </w:t>
      </w:r>
      <w:r>
        <w:rPr>
          <w:lang w:val="vi-VN"/>
        </w:rPr>
        <w:t>mạng</w:t>
      </w:r>
      <w:r w:rsidRPr="000706E1">
        <w:rPr>
          <w:lang w:val="vi-VN"/>
        </w:rPr>
        <w:t>).</w:t>
      </w:r>
    </w:p>
    <w:p w14:paraId="31EDBB7B" w14:textId="57F777D4" w:rsidR="00F8259A" w:rsidRPr="00F8259A" w:rsidRDefault="000706E1" w:rsidP="00BB57D8">
      <w:pPr>
        <w:ind w:firstLine="720"/>
        <w:rPr>
          <w:lang w:val="vi-VN"/>
        </w:rPr>
      </w:pPr>
      <w:r w:rsidRPr="000706E1">
        <w:rPr>
          <w:lang w:val="vi-VN"/>
        </w:rPr>
        <w:t>Cách tiếp cận này giúp giữ đồ án tập trung và dễ quản lý, đồng thời tạo nền tảng vững chắc cho việc mở rộng trong tương lai mà không vượt quá giới hạn tài nguyên hiện có.</w:t>
      </w:r>
    </w:p>
    <w:p w14:paraId="102F4429" w14:textId="41CBB2B0" w:rsidR="00842123" w:rsidRPr="00364210" w:rsidRDefault="00842123" w:rsidP="00364210">
      <w:pPr>
        <w:rPr>
          <w:rFonts w:cstheme="majorBidi"/>
          <w:szCs w:val="32"/>
          <w:lang w:val="vi-VN"/>
        </w:rPr>
      </w:pPr>
      <w:r>
        <w:br w:type="page"/>
      </w:r>
    </w:p>
    <w:p w14:paraId="635301CC" w14:textId="6CFFE902" w:rsidR="00842123" w:rsidRPr="008B6EBC" w:rsidRDefault="00842123" w:rsidP="006413C3">
      <w:pPr>
        <w:pStyle w:val="Heading1"/>
      </w:pPr>
      <w:bookmarkStart w:id="6" w:name="_Toc214908454"/>
      <w:proofErr w:type="spellStart"/>
      <w:r w:rsidRPr="00842123">
        <w:lastRenderedPageBreak/>
        <w:t>Chương</w:t>
      </w:r>
      <w:proofErr w:type="spellEnd"/>
      <w:r w:rsidRPr="00842123">
        <w:t xml:space="preserve"> II. </w:t>
      </w:r>
      <w:r w:rsidR="000730B8" w:rsidRPr="000730B8">
        <w:t>TỔNG QUAN CÁC THÀNH PHẦN OPENSTACK</w:t>
      </w:r>
      <w:r w:rsidRPr="00842123">
        <w:t>.</w:t>
      </w:r>
      <w:bookmarkEnd w:id="6"/>
    </w:p>
    <w:p w14:paraId="1C2045B0" w14:textId="30366092" w:rsidR="0013773C" w:rsidRDefault="0013773C" w:rsidP="0013773C">
      <w:pPr>
        <w:pStyle w:val="Heading2"/>
        <w:rPr>
          <w:lang w:val="vi-VN"/>
        </w:rPr>
      </w:pPr>
      <w:bookmarkStart w:id="7" w:name="_Toc214908455"/>
      <w:r>
        <w:rPr>
          <w:lang w:val="vi-VN"/>
        </w:rPr>
        <w:t xml:space="preserve">1. </w:t>
      </w:r>
      <w:r w:rsidR="009B177D">
        <w:rPr>
          <w:lang w:val="vi-VN"/>
        </w:rPr>
        <w:t>Keystone.</w:t>
      </w:r>
      <w:bookmarkEnd w:id="7"/>
    </w:p>
    <w:p w14:paraId="055865FB" w14:textId="386BB6CF" w:rsidR="003B5798" w:rsidRDefault="00A932B3" w:rsidP="00A932B3">
      <w:pPr>
        <w:pStyle w:val="Heading3"/>
        <w:rPr>
          <w:lang w:val="vi-VN"/>
        </w:rPr>
      </w:pPr>
      <w:bookmarkStart w:id="8" w:name="_Toc214908456"/>
      <w:r>
        <w:rPr>
          <w:lang w:val="vi-VN"/>
        </w:rPr>
        <w:t xml:space="preserve">1.1. Giới </w:t>
      </w:r>
      <w:r w:rsidR="00837B5D">
        <w:rPr>
          <w:lang w:val="vi-VN"/>
        </w:rPr>
        <w:t>thiệu.</w:t>
      </w:r>
      <w:bookmarkEnd w:id="8"/>
    </w:p>
    <w:p w14:paraId="102542D8" w14:textId="49A8F3F7" w:rsidR="0013773C" w:rsidRDefault="00C60FEB" w:rsidP="0013773C">
      <w:pPr>
        <w:rPr>
          <w:lang w:val="vi-VN"/>
        </w:rPr>
      </w:pPr>
      <w:r w:rsidRPr="00C60FEB">
        <w:rPr>
          <w:lang w:val="vi-VN"/>
        </w:rPr>
        <w:t xml:space="preserve">Keystone là một dịch vụ cốt lõi (Core Service) trong kiến trúc điện toán đám mây OpenStack, đảm nhận vai trò trung tâm quản lý danh tính (Identity). </w:t>
      </w:r>
      <w:r w:rsidR="00482756" w:rsidRPr="00482756">
        <w:t xml:space="preserve">Keystone </w:t>
      </w:r>
      <w:proofErr w:type="spellStart"/>
      <w:r w:rsidR="00482756" w:rsidRPr="00482756">
        <w:t>cung</w:t>
      </w:r>
      <w:proofErr w:type="spellEnd"/>
      <w:r w:rsidR="00482756" w:rsidRPr="00482756">
        <w:t xml:space="preserve"> </w:t>
      </w:r>
      <w:proofErr w:type="spellStart"/>
      <w:r w:rsidR="00482756" w:rsidRPr="00482756">
        <w:t>cấp</w:t>
      </w:r>
      <w:proofErr w:type="spellEnd"/>
      <w:r w:rsidR="00482756" w:rsidRPr="00482756">
        <w:t xml:space="preserve"> </w:t>
      </w:r>
      <w:proofErr w:type="spellStart"/>
      <w:r w:rsidR="00482756" w:rsidRPr="00482756">
        <w:t>các</w:t>
      </w:r>
      <w:proofErr w:type="spellEnd"/>
      <w:r w:rsidR="00482756" w:rsidRPr="00482756">
        <w:t xml:space="preserve"> </w:t>
      </w:r>
      <w:proofErr w:type="spellStart"/>
      <w:r w:rsidR="00482756" w:rsidRPr="00482756">
        <w:t>chức</w:t>
      </w:r>
      <w:proofErr w:type="spellEnd"/>
      <w:r w:rsidR="00482756" w:rsidRPr="00482756">
        <w:t xml:space="preserve"> </w:t>
      </w:r>
      <w:proofErr w:type="spellStart"/>
      <w:r w:rsidR="00482756" w:rsidRPr="00482756">
        <w:t>năng</w:t>
      </w:r>
      <w:proofErr w:type="spellEnd"/>
      <w:r w:rsidR="00482756" w:rsidRPr="00482756">
        <w:t xml:space="preserve"> </w:t>
      </w:r>
      <w:proofErr w:type="spellStart"/>
      <w:r w:rsidR="00482756" w:rsidRPr="00482756">
        <w:t>xác</w:t>
      </w:r>
      <w:proofErr w:type="spellEnd"/>
      <w:r w:rsidR="00482756" w:rsidRPr="00482756">
        <w:t xml:space="preserve"> </w:t>
      </w:r>
      <w:proofErr w:type="spellStart"/>
      <w:r w:rsidR="00482756" w:rsidRPr="00482756">
        <w:t>thực</w:t>
      </w:r>
      <w:proofErr w:type="spellEnd"/>
      <w:r w:rsidR="00482756" w:rsidRPr="00482756">
        <w:t xml:space="preserve"> (authentication), </w:t>
      </w:r>
      <w:proofErr w:type="spellStart"/>
      <w:r w:rsidR="00482756" w:rsidRPr="00482756">
        <w:t>ủy</w:t>
      </w:r>
      <w:proofErr w:type="spellEnd"/>
      <w:r w:rsidR="00482756" w:rsidRPr="00482756">
        <w:t xml:space="preserve"> </w:t>
      </w:r>
      <w:proofErr w:type="spellStart"/>
      <w:r w:rsidR="00482756" w:rsidRPr="00482756">
        <w:t>quyền</w:t>
      </w:r>
      <w:proofErr w:type="spellEnd"/>
      <w:r w:rsidR="00482756" w:rsidRPr="00482756">
        <w:t xml:space="preserve"> (authorization) </w:t>
      </w:r>
      <w:proofErr w:type="spellStart"/>
      <w:r w:rsidR="00482756" w:rsidRPr="00482756">
        <w:t>và</w:t>
      </w:r>
      <w:proofErr w:type="spellEnd"/>
      <w:r w:rsidR="00482756" w:rsidRPr="00482756">
        <w:t xml:space="preserve"> </w:t>
      </w:r>
      <w:proofErr w:type="spellStart"/>
      <w:r w:rsidR="00482756" w:rsidRPr="00482756">
        <w:t>khám</w:t>
      </w:r>
      <w:proofErr w:type="spellEnd"/>
      <w:r w:rsidR="00482756" w:rsidRPr="00482756">
        <w:t xml:space="preserve"> </w:t>
      </w:r>
      <w:proofErr w:type="spellStart"/>
      <w:r w:rsidR="00482756" w:rsidRPr="00482756">
        <w:t>phá</w:t>
      </w:r>
      <w:proofErr w:type="spellEnd"/>
      <w:r w:rsidR="00482756" w:rsidRPr="00482756">
        <w:t xml:space="preserve"> </w:t>
      </w:r>
      <w:proofErr w:type="spellStart"/>
      <w:r w:rsidR="00482756" w:rsidRPr="00482756">
        <w:t>dịch</w:t>
      </w:r>
      <w:proofErr w:type="spellEnd"/>
      <w:r w:rsidR="00482756" w:rsidRPr="00482756">
        <w:t xml:space="preserve"> </w:t>
      </w:r>
      <w:proofErr w:type="spellStart"/>
      <w:r w:rsidR="00482756" w:rsidRPr="00482756">
        <w:t>vụ</w:t>
      </w:r>
      <w:proofErr w:type="spellEnd"/>
      <w:r w:rsidR="00482756" w:rsidRPr="00482756">
        <w:t xml:space="preserve"> (service discovery) </w:t>
      </w:r>
      <w:proofErr w:type="spellStart"/>
      <w:r w:rsidR="00482756" w:rsidRPr="00482756">
        <w:t>cho</w:t>
      </w:r>
      <w:proofErr w:type="spellEnd"/>
      <w:r w:rsidR="00482756" w:rsidRPr="00482756">
        <w:t xml:space="preserve"> </w:t>
      </w:r>
      <w:proofErr w:type="spellStart"/>
      <w:r w:rsidR="00482756" w:rsidRPr="00482756">
        <w:t>các</w:t>
      </w:r>
      <w:proofErr w:type="spellEnd"/>
      <w:r w:rsidR="00482756" w:rsidRPr="00482756">
        <w:t xml:space="preserve"> </w:t>
      </w:r>
      <w:proofErr w:type="spellStart"/>
      <w:r w:rsidR="00482756" w:rsidRPr="00482756">
        <w:t>dịch</w:t>
      </w:r>
      <w:proofErr w:type="spellEnd"/>
      <w:r w:rsidR="00482756" w:rsidRPr="00482756">
        <w:t xml:space="preserve"> </w:t>
      </w:r>
      <w:proofErr w:type="spellStart"/>
      <w:r w:rsidR="00482756" w:rsidRPr="00482756">
        <w:t>vụ</w:t>
      </w:r>
      <w:proofErr w:type="spellEnd"/>
      <w:r w:rsidR="00482756" w:rsidRPr="00482756">
        <w:t xml:space="preserve"> </w:t>
      </w:r>
      <w:proofErr w:type="spellStart"/>
      <w:r w:rsidR="00482756" w:rsidRPr="00482756">
        <w:t>khác</w:t>
      </w:r>
      <w:proofErr w:type="spellEnd"/>
      <w:r w:rsidR="00482756" w:rsidRPr="00482756">
        <w:t xml:space="preserve"> </w:t>
      </w:r>
      <w:proofErr w:type="spellStart"/>
      <w:r w:rsidR="00482756" w:rsidRPr="00482756">
        <w:t>trong</w:t>
      </w:r>
      <w:proofErr w:type="spellEnd"/>
      <w:r w:rsidR="00482756" w:rsidRPr="00482756">
        <w:t xml:space="preserve"> OpenStack. </w:t>
      </w:r>
      <w:proofErr w:type="spellStart"/>
      <w:r w:rsidR="00482756" w:rsidRPr="00482756">
        <w:t>Nó</w:t>
      </w:r>
      <w:proofErr w:type="spellEnd"/>
      <w:r w:rsidR="00482756" w:rsidRPr="00482756">
        <w:t xml:space="preserve"> </w:t>
      </w:r>
      <w:proofErr w:type="spellStart"/>
      <w:r w:rsidR="00482756" w:rsidRPr="00482756">
        <w:t>được</w:t>
      </w:r>
      <w:proofErr w:type="spellEnd"/>
      <w:r w:rsidR="00482756" w:rsidRPr="00482756">
        <w:t xml:space="preserve"> </w:t>
      </w:r>
      <w:proofErr w:type="spellStart"/>
      <w:r w:rsidR="00482756" w:rsidRPr="00482756">
        <w:t>xem</w:t>
      </w:r>
      <w:proofErr w:type="spellEnd"/>
      <w:r w:rsidR="00482756" w:rsidRPr="00482756">
        <w:t xml:space="preserve"> </w:t>
      </w:r>
      <w:proofErr w:type="spellStart"/>
      <w:r w:rsidR="00482756" w:rsidRPr="00482756">
        <w:t>như</w:t>
      </w:r>
      <w:proofErr w:type="spellEnd"/>
      <w:r w:rsidR="00482756" w:rsidRPr="00482756">
        <w:t xml:space="preserve"> “</w:t>
      </w:r>
      <w:proofErr w:type="spellStart"/>
      <w:r w:rsidR="00482756" w:rsidRPr="00482756">
        <w:t>người</w:t>
      </w:r>
      <w:proofErr w:type="spellEnd"/>
      <w:r w:rsidR="00482756" w:rsidRPr="00482756">
        <w:t xml:space="preserve"> </w:t>
      </w:r>
      <w:proofErr w:type="spellStart"/>
      <w:r w:rsidR="00482756" w:rsidRPr="00482756">
        <w:t>gác</w:t>
      </w:r>
      <w:proofErr w:type="spellEnd"/>
      <w:r w:rsidR="00482756" w:rsidRPr="00482756">
        <w:t xml:space="preserve"> </w:t>
      </w:r>
      <w:proofErr w:type="spellStart"/>
      <w:r w:rsidR="00482756" w:rsidRPr="00482756">
        <w:t>cổng</w:t>
      </w:r>
      <w:proofErr w:type="spellEnd"/>
      <w:r w:rsidR="00482756" w:rsidRPr="00482756">
        <w:t xml:space="preserve">” </w:t>
      </w:r>
      <w:proofErr w:type="spellStart"/>
      <w:r w:rsidR="00482756" w:rsidRPr="00482756">
        <w:t>của</w:t>
      </w:r>
      <w:proofErr w:type="spellEnd"/>
      <w:r w:rsidR="00482756" w:rsidRPr="00482756">
        <w:t xml:space="preserve"> </w:t>
      </w:r>
      <w:proofErr w:type="spellStart"/>
      <w:r w:rsidR="00482756" w:rsidRPr="00482756">
        <w:t>hệ</w:t>
      </w:r>
      <w:proofErr w:type="spellEnd"/>
      <w:r w:rsidR="00482756" w:rsidRPr="00482756">
        <w:t xml:space="preserve"> </w:t>
      </w:r>
      <w:proofErr w:type="spellStart"/>
      <w:r w:rsidR="00482756" w:rsidRPr="00482756">
        <w:t>thống</w:t>
      </w:r>
      <w:proofErr w:type="spellEnd"/>
      <w:r w:rsidR="00482756" w:rsidRPr="00482756">
        <w:t xml:space="preserve"> OpenStack, </w:t>
      </w:r>
      <w:proofErr w:type="spellStart"/>
      <w:r w:rsidR="00482756" w:rsidRPr="00482756">
        <w:t>chịu</w:t>
      </w:r>
      <w:proofErr w:type="spellEnd"/>
      <w:r w:rsidR="00482756" w:rsidRPr="00482756">
        <w:t xml:space="preserve"> </w:t>
      </w:r>
      <w:proofErr w:type="spellStart"/>
      <w:r w:rsidR="00482756" w:rsidRPr="00482756">
        <w:t>trách</w:t>
      </w:r>
      <w:proofErr w:type="spellEnd"/>
      <w:r w:rsidR="00482756" w:rsidRPr="00482756">
        <w:t xml:space="preserve"> </w:t>
      </w:r>
      <w:proofErr w:type="spellStart"/>
      <w:r w:rsidR="00482756" w:rsidRPr="00482756">
        <w:t>nhiệm</w:t>
      </w:r>
      <w:proofErr w:type="spellEnd"/>
      <w:r w:rsidR="00482756" w:rsidRPr="00482756">
        <w:t xml:space="preserve"> </w:t>
      </w:r>
      <w:proofErr w:type="spellStart"/>
      <w:r w:rsidR="00482756" w:rsidRPr="00482756">
        <w:t>kiểm</w:t>
      </w:r>
      <w:proofErr w:type="spellEnd"/>
      <w:r w:rsidR="00482756" w:rsidRPr="00482756">
        <w:t xml:space="preserve"> </w:t>
      </w:r>
      <w:proofErr w:type="spellStart"/>
      <w:r w:rsidR="00482756" w:rsidRPr="00482756">
        <w:t>soát</w:t>
      </w:r>
      <w:proofErr w:type="spellEnd"/>
      <w:r w:rsidR="00482756" w:rsidRPr="00482756">
        <w:t xml:space="preserve"> ai </w:t>
      </w:r>
      <w:proofErr w:type="spellStart"/>
      <w:r w:rsidR="00482756" w:rsidRPr="00482756">
        <w:t>được</w:t>
      </w:r>
      <w:proofErr w:type="spellEnd"/>
      <w:r w:rsidR="00482756" w:rsidRPr="00482756">
        <w:t xml:space="preserve"> </w:t>
      </w:r>
      <w:proofErr w:type="spellStart"/>
      <w:r w:rsidR="00482756" w:rsidRPr="00482756">
        <w:t>phép</w:t>
      </w:r>
      <w:proofErr w:type="spellEnd"/>
      <w:r w:rsidR="00482756" w:rsidRPr="00482756">
        <w:t xml:space="preserve"> </w:t>
      </w:r>
      <w:proofErr w:type="spellStart"/>
      <w:r w:rsidR="00482756" w:rsidRPr="00482756">
        <w:t>truy</w:t>
      </w:r>
      <w:proofErr w:type="spellEnd"/>
      <w:r w:rsidR="00482756" w:rsidRPr="00482756">
        <w:t xml:space="preserve"> </w:t>
      </w:r>
      <w:proofErr w:type="spellStart"/>
      <w:r w:rsidR="00482756" w:rsidRPr="00482756">
        <w:t>cập</w:t>
      </w:r>
      <w:proofErr w:type="spellEnd"/>
      <w:r w:rsidR="00482756" w:rsidRPr="00482756">
        <w:t xml:space="preserve"> </w:t>
      </w:r>
      <w:proofErr w:type="spellStart"/>
      <w:r w:rsidR="00482756" w:rsidRPr="00482756">
        <w:t>và</w:t>
      </w:r>
      <w:proofErr w:type="spellEnd"/>
      <w:r w:rsidR="00482756" w:rsidRPr="00482756">
        <w:t xml:space="preserve"> </w:t>
      </w:r>
      <w:proofErr w:type="spellStart"/>
      <w:r w:rsidR="00482756" w:rsidRPr="00482756">
        <w:t>được</w:t>
      </w:r>
      <w:proofErr w:type="spellEnd"/>
      <w:r w:rsidR="00482756" w:rsidRPr="00482756">
        <w:t xml:space="preserve"> </w:t>
      </w:r>
      <w:proofErr w:type="spellStart"/>
      <w:r w:rsidR="00482756" w:rsidRPr="00482756">
        <w:t>sử</w:t>
      </w:r>
      <w:proofErr w:type="spellEnd"/>
      <w:r w:rsidR="00482756" w:rsidRPr="00482756">
        <w:t xml:space="preserve"> </w:t>
      </w:r>
      <w:proofErr w:type="spellStart"/>
      <w:r w:rsidR="00482756" w:rsidRPr="00482756">
        <w:t>dụng</w:t>
      </w:r>
      <w:proofErr w:type="spellEnd"/>
      <w:r w:rsidR="00482756" w:rsidRPr="00482756">
        <w:t xml:space="preserve"> </w:t>
      </w:r>
      <w:proofErr w:type="spellStart"/>
      <w:r w:rsidR="00482756" w:rsidRPr="00482756">
        <w:t>những</w:t>
      </w:r>
      <w:proofErr w:type="spellEnd"/>
      <w:r w:rsidR="00482756" w:rsidRPr="00482756">
        <w:t xml:space="preserve"> </w:t>
      </w:r>
      <w:proofErr w:type="spellStart"/>
      <w:r w:rsidR="00482756" w:rsidRPr="00482756">
        <w:t>tài</w:t>
      </w:r>
      <w:proofErr w:type="spellEnd"/>
      <w:r w:rsidR="00482756" w:rsidRPr="00482756">
        <w:t xml:space="preserve"> </w:t>
      </w:r>
      <w:proofErr w:type="spellStart"/>
      <w:r w:rsidR="00482756" w:rsidRPr="00482756">
        <w:t>nguyên</w:t>
      </w:r>
      <w:proofErr w:type="spellEnd"/>
      <w:r w:rsidR="00482756" w:rsidRPr="00482756">
        <w:t xml:space="preserve"> </w:t>
      </w:r>
      <w:proofErr w:type="spellStart"/>
      <w:r w:rsidR="00482756" w:rsidRPr="00482756">
        <w:t>hoặc</w:t>
      </w:r>
      <w:proofErr w:type="spellEnd"/>
      <w:r w:rsidR="00482756" w:rsidRPr="00482756">
        <w:t xml:space="preserve"> </w:t>
      </w:r>
      <w:proofErr w:type="spellStart"/>
      <w:r w:rsidR="00482756" w:rsidRPr="00482756">
        <w:t>dịch</w:t>
      </w:r>
      <w:proofErr w:type="spellEnd"/>
      <w:r w:rsidR="00482756" w:rsidRPr="00482756">
        <w:t xml:space="preserve"> </w:t>
      </w:r>
      <w:proofErr w:type="spellStart"/>
      <w:r w:rsidR="00482756" w:rsidRPr="00482756">
        <w:t>vụ</w:t>
      </w:r>
      <w:proofErr w:type="spellEnd"/>
      <w:r w:rsidR="00482756" w:rsidRPr="00482756">
        <w:t xml:space="preserve"> </w:t>
      </w:r>
      <w:proofErr w:type="spellStart"/>
      <w:r w:rsidR="00482756" w:rsidRPr="00482756">
        <w:t>nào</w:t>
      </w:r>
      <w:proofErr w:type="spellEnd"/>
      <w:r w:rsidR="00482756" w:rsidRPr="00482756">
        <w:t xml:space="preserve"> </w:t>
      </w:r>
      <w:proofErr w:type="spellStart"/>
      <w:r w:rsidR="00482756" w:rsidRPr="00482756">
        <w:t>trong</w:t>
      </w:r>
      <w:proofErr w:type="spellEnd"/>
      <w:r w:rsidR="00482756" w:rsidRPr="00482756">
        <w:t xml:space="preserve"> </w:t>
      </w:r>
      <w:proofErr w:type="spellStart"/>
      <w:r w:rsidR="00482756" w:rsidRPr="00482756">
        <w:t>nền</w:t>
      </w:r>
      <w:proofErr w:type="spellEnd"/>
      <w:r w:rsidR="00482756" w:rsidRPr="00482756">
        <w:t xml:space="preserve"> </w:t>
      </w:r>
      <w:proofErr w:type="spellStart"/>
      <w:r w:rsidR="00482756" w:rsidRPr="00482756">
        <w:t>tảng</w:t>
      </w:r>
      <w:proofErr w:type="spellEnd"/>
      <w:r w:rsidR="00482756" w:rsidRPr="00482756">
        <w:t>.</w:t>
      </w:r>
    </w:p>
    <w:p w14:paraId="4D9F6EE7" w14:textId="417B6EBC" w:rsidR="00B275F1" w:rsidRDefault="00A932B3" w:rsidP="00A932B3">
      <w:pPr>
        <w:pStyle w:val="Heading3"/>
        <w:rPr>
          <w:lang w:val="vi-VN"/>
        </w:rPr>
      </w:pPr>
      <w:bookmarkStart w:id="9" w:name="_Toc214908457"/>
      <w:r>
        <w:rPr>
          <w:lang w:val="vi-VN"/>
        </w:rPr>
        <w:t xml:space="preserve">1.2. </w:t>
      </w:r>
      <w:r w:rsidR="00B275F1">
        <w:rPr>
          <w:lang w:val="vi-VN"/>
        </w:rPr>
        <w:t>Kiến trúc</w:t>
      </w:r>
      <w:r w:rsidR="00911ECE">
        <w:rPr>
          <w:lang w:val="vi-VN"/>
        </w:rPr>
        <w:t xml:space="preserve"> </w:t>
      </w:r>
      <w:r w:rsidR="00837B5D">
        <w:rPr>
          <w:lang w:val="vi-VN"/>
        </w:rPr>
        <w:t>Keystone.</w:t>
      </w:r>
      <w:bookmarkEnd w:id="9"/>
    </w:p>
    <w:p w14:paraId="5F9CEC70" w14:textId="3E17429D" w:rsidR="001166FB" w:rsidRDefault="001166FB" w:rsidP="001166FB">
      <w:pPr>
        <w:jc w:val="center"/>
        <w:rPr>
          <w:lang w:val="vi-VN"/>
        </w:rPr>
      </w:pPr>
      <w:r>
        <w:rPr>
          <w:noProof/>
          <w:lang w:val="vi-VN"/>
        </w:rPr>
        <w:drawing>
          <wp:inline distT="0" distB="0" distL="0" distR="0" wp14:anchorId="33FDB6C6" wp14:editId="7573CAAD">
            <wp:extent cx="3728778" cy="2035534"/>
            <wp:effectExtent l="0" t="0" r="5080" b="3175"/>
            <wp:docPr id="1530390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4144" cy="2060299"/>
                    </a:xfrm>
                    <a:prstGeom prst="rect">
                      <a:avLst/>
                    </a:prstGeom>
                    <a:noFill/>
                  </pic:spPr>
                </pic:pic>
              </a:graphicData>
            </a:graphic>
          </wp:inline>
        </w:drawing>
      </w:r>
    </w:p>
    <w:p w14:paraId="782DEBFA" w14:textId="609179AC" w:rsidR="001166FB" w:rsidRPr="00F35E40" w:rsidRDefault="00F35E40" w:rsidP="00F35E40">
      <w:pPr>
        <w:pStyle w:val="Caption"/>
        <w:rPr>
          <w:lang w:val="vi-VN"/>
        </w:rPr>
      </w:pPr>
      <w:proofErr w:type="spellStart"/>
      <w:r>
        <w:t>Hình</w:t>
      </w:r>
      <w:proofErr w:type="spellEnd"/>
      <w:r>
        <w:rPr>
          <w:lang w:val="vi-VN"/>
        </w:rPr>
        <w:t xml:space="preserve"> 1. Kiến trúc Keystone</w:t>
      </w:r>
    </w:p>
    <w:p w14:paraId="5437D5D7" w14:textId="37540474" w:rsidR="00B275F1" w:rsidRDefault="0046510B" w:rsidP="00EB7C72">
      <w:pPr>
        <w:pStyle w:val="Heading4"/>
        <w:rPr>
          <w:lang w:val="vi-VN"/>
        </w:rPr>
      </w:pPr>
      <w:r>
        <w:rPr>
          <w:lang w:val="vi-VN"/>
        </w:rPr>
        <w:t xml:space="preserve">1.2.1. </w:t>
      </w:r>
      <w:r w:rsidRPr="0046510B">
        <w:rPr>
          <w:lang w:val="vi-VN"/>
        </w:rPr>
        <w:t>Dịch vụ Định danh (Identity Service)</w:t>
      </w:r>
      <w:r w:rsidR="00837B5D">
        <w:rPr>
          <w:lang w:val="vi-VN"/>
        </w:rPr>
        <w:t>.</w:t>
      </w:r>
    </w:p>
    <w:p w14:paraId="42FD60D7" w14:textId="42E3129F" w:rsidR="003B7490" w:rsidRDefault="00B875F3" w:rsidP="003B7490">
      <w:pPr>
        <w:rPr>
          <w:lang w:val="vi-VN"/>
        </w:rPr>
      </w:pPr>
      <w:r w:rsidRPr="00B875F3">
        <w:rPr>
          <w:lang w:val="vi-VN"/>
        </w:rPr>
        <w:t>Identity Service là thành phần tập trung xử lý việc</w:t>
      </w:r>
      <w:r w:rsidR="00911ECE">
        <w:rPr>
          <w:lang w:val="vi-VN"/>
        </w:rPr>
        <w:t xml:space="preserve"> xác thực </w:t>
      </w:r>
      <w:r w:rsidRPr="00B875F3">
        <w:rPr>
          <w:lang w:val="vi-VN"/>
        </w:rPr>
        <w:t>thông tin đăng nhập của người dùng và cung cấp dữ liệu liên quan đến Users và Groups.</w:t>
      </w:r>
    </w:p>
    <w:p w14:paraId="7EFE2007" w14:textId="66D5BA38" w:rsidR="008650DC" w:rsidRPr="008650DC" w:rsidRDefault="008650DC" w:rsidP="008650DC">
      <w:pPr>
        <w:rPr>
          <w:lang w:val="vi-VN"/>
        </w:rPr>
      </w:pPr>
      <w:r>
        <w:rPr>
          <w:lang w:val="vi-VN"/>
        </w:rPr>
        <w:tab/>
      </w:r>
      <w:r w:rsidRPr="008650DC">
        <w:rPr>
          <w:lang w:val="vi-VN"/>
        </w:rPr>
        <w:t>Identity</w:t>
      </w:r>
      <w:r w:rsidR="00DC6588">
        <w:rPr>
          <w:lang w:val="vi-VN"/>
        </w:rPr>
        <w:t xml:space="preserve"> quản lý</w:t>
      </w:r>
      <w:r w:rsidRPr="008650DC">
        <w:rPr>
          <w:lang w:val="vi-VN"/>
        </w:rPr>
        <w:t>:</w:t>
      </w:r>
    </w:p>
    <w:p w14:paraId="55B23863" w14:textId="77777777" w:rsidR="009E6A69" w:rsidRDefault="008650DC" w:rsidP="008650DC">
      <w:pPr>
        <w:pStyle w:val="ListParagraph"/>
        <w:numPr>
          <w:ilvl w:val="0"/>
          <w:numId w:val="11"/>
        </w:numPr>
        <w:rPr>
          <w:lang w:val="vi-VN"/>
        </w:rPr>
      </w:pPr>
      <w:r w:rsidRPr="009E6A69">
        <w:rPr>
          <w:lang w:val="vi-VN"/>
        </w:rPr>
        <w:t>Người dùng (Users):</w:t>
      </w:r>
    </w:p>
    <w:p w14:paraId="61234191" w14:textId="77777777" w:rsidR="009E6A69" w:rsidRDefault="008650DC" w:rsidP="009E6A69">
      <w:pPr>
        <w:pStyle w:val="ListParagraph"/>
        <w:numPr>
          <w:ilvl w:val="1"/>
          <w:numId w:val="11"/>
        </w:numPr>
        <w:rPr>
          <w:lang w:val="vi-VN"/>
        </w:rPr>
      </w:pPr>
      <w:r w:rsidRPr="009E6A69">
        <w:rPr>
          <w:lang w:val="vi-VN"/>
        </w:rPr>
        <w:t>Đại diện cho một cá nhân sử dụng API.</w:t>
      </w:r>
    </w:p>
    <w:p w14:paraId="34F3BCF0" w14:textId="77777777" w:rsidR="009E6A69" w:rsidRDefault="008650DC" w:rsidP="009E6A69">
      <w:pPr>
        <w:pStyle w:val="ListParagraph"/>
        <w:numPr>
          <w:ilvl w:val="1"/>
          <w:numId w:val="11"/>
        </w:numPr>
        <w:rPr>
          <w:lang w:val="vi-VN"/>
        </w:rPr>
      </w:pPr>
      <w:r w:rsidRPr="009E6A69">
        <w:rPr>
          <w:lang w:val="vi-VN"/>
        </w:rPr>
        <w:t>User phải thuộc về một Domain cụ thể.</w:t>
      </w:r>
      <w:r w:rsidR="009E6A69">
        <w:rPr>
          <w:lang w:val="vi-VN"/>
        </w:rPr>
        <w:t xml:space="preserve"> </w:t>
      </w:r>
    </w:p>
    <w:p w14:paraId="438512C7" w14:textId="77777777" w:rsidR="009E6A69" w:rsidRDefault="009E6A69" w:rsidP="008650DC">
      <w:pPr>
        <w:pStyle w:val="ListParagraph"/>
        <w:numPr>
          <w:ilvl w:val="1"/>
          <w:numId w:val="11"/>
        </w:numPr>
        <w:rPr>
          <w:lang w:val="vi-VN"/>
        </w:rPr>
      </w:pPr>
      <w:r>
        <w:rPr>
          <w:lang w:val="vi-VN"/>
        </w:rPr>
        <w:t>T</w:t>
      </w:r>
      <w:r w:rsidRPr="009E6A69">
        <w:rPr>
          <w:lang w:val="vi-VN"/>
        </w:rPr>
        <w:t>ên người dùng (User Name) không phải là duy nhất trên toàn cục, mà chỉ duy nhất trong phạm vi Domain</w:t>
      </w:r>
    </w:p>
    <w:p w14:paraId="02CC6794" w14:textId="77777777" w:rsidR="009E6A69" w:rsidRDefault="008650DC" w:rsidP="008650DC">
      <w:pPr>
        <w:pStyle w:val="ListParagraph"/>
        <w:numPr>
          <w:ilvl w:val="0"/>
          <w:numId w:val="11"/>
        </w:numPr>
        <w:rPr>
          <w:lang w:val="vi-VN"/>
        </w:rPr>
      </w:pPr>
      <w:r w:rsidRPr="009E6A69">
        <w:rPr>
          <w:lang w:val="vi-VN"/>
        </w:rPr>
        <w:t>Nhóm (Groups):</w:t>
      </w:r>
    </w:p>
    <w:p w14:paraId="6E4B70CD" w14:textId="77777777" w:rsidR="009E6A69" w:rsidRDefault="008650DC" w:rsidP="009E6A69">
      <w:pPr>
        <w:pStyle w:val="ListParagraph"/>
        <w:numPr>
          <w:ilvl w:val="1"/>
          <w:numId w:val="11"/>
        </w:numPr>
        <w:rPr>
          <w:lang w:val="vi-VN"/>
        </w:rPr>
      </w:pPr>
      <w:r w:rsidRPr="009E6A69">
        <w:rPr>
          <w:lang w:val="vi-VN"/>
        </w:rPr>
        <w:t>Là một container đại diện cho tập hợp các người dùng.</w:t>
      </w:r>
    </w:p>
    <w:p w14:paraId="615484CD" w14:textId="77777777" w:rsidR="009E6A69" w:rsidRDefault="008650DC" w:rsidP="009E6A69">
      <w:pPr>
        <w:pStyle w:val="ListParagraph"/>
        <w:numPr>
          <w:ilvl w:val="1"/>
          <w:numId w:val="11"/>
        </w:numPr>
        <w:rPr>
          <w:lang w:val="vi-VN"/>
        </w:rPr>
      </w:pPr>
      <w:r w:rsidRPr="009E6A69">
        <w:rPr>
          <w:lang w:val="vi-VN"/>
        </w:rPr>
        <w:t>Group phải thuộc về một Domain cụ thể.</w:t>
      </w:r>
    </w:p>
    <w:p w14:paraId="4768F679" w14:textId="7EF6E8F9" w:rsidR="008650DC" w:rsidRDefault="009E6A69" w:rsidP="009E6A69">
      <w:pPr>
        <w:pStyle w:val="ListParagraph"/>
        <w:numPr>
          <w:ilvl w:val="1"/>
          <w:numId w:val="11"/>
        </w:numPr>
        <w:rPr>
          <w:lang w:val="vi-VN"/>
        </w:rPr>
      </w:pPr>
      <w:r w:rsidRPr="009E6A69">
        <w:rPr>
          <w:lang w:val="vi-VN"/>
        </w:rPr>
        <w:t>T</w:t>
      </w:r>
      <w:r w:rsidR="008650DC" w:rsidRPr="009E6A69">
        <w:rPr>
          <w:lang w:val="vi-VN"/>
        </w:rPr>
        <w:t>ên nhóm (Group Name) chỉ duy nhất trong phạm vi Domain sở hữu nó.</w:t>
      </w:r>
    </w:p>
    <w:p w14:paraId="422E5148" w14:textId="2D3BAE08" w:rsidR="009E6A69" w:rsidRDefault="00EB7C72" w:rsidP="00EB7C72">
      <w:pPr>
        <w:pStyle w:val="Heading4"/>
        <w:rPr>
          <w:lang w:val="vi-VN"/>
        </w:rPr>
      </w:pPr>
      <w:r>
        <w:rPr>
          <w:lang w:val="vi-VN"/>
        </w:rPr>
        <w:lastRenderedPageBreak/>
        <w:t xml:space="preserve">1.2.2. </w:t>
      </w:r>
      <w:r w:rsidRPr="00EB7C72">
        <w:rPr>
          <w:lang w:val="vi-VN"/>
        </w:rPr>
        <w:t>Dịch vụ Tài nguyên (Resource Service)</w:t>
      </w:r>
      <w:r w:rsidR="00837B5D">
        <w:rPr>
          <w:lang w:val="vi-VN"/>
        </w:rPr>
        <w:t>.</w:t>
      </w:r>
    </w:p>
    <w:p w14:paraId="78D78955" w14:textId="44FC2989" w:rsidR="007E20DA" w:rsidRDefault="00793A92" w:rsidP="007E20DA">
      <w:pPr>
        <w:rPr>
          <w:lang w:val="vi-VN"/>
        </w:rPr>
      </w:pPr>
      <w:r w:rsidRPr="00793A92">
        <w:rPr>
          <w:lang w:val="vi-VN"/>
        </w:rPr>
        <w:t>Resource Service chịu trách nhiệm quản lý thông tin về Projects và Domains – hai thành phần cốt lõi quyết định cách OpenStack tổ chức và phân tách tài nguyên.</w:t>
      </w:r>
    </w:p>
    <w:p w14:paraId="5344429B" w14:textId="485727E1" w:rsidR="00347076" w:rsidRPr="00347076" w:rsidRDefault="00347076" w:rsidP="00347076">
      <w:pPr>
        <w:rPr>
          <w:lang w:val="vi-VN"/>
        </w:rPr>
      </w:pPr>
      <w:r>
        <w:rPr>
          <w:lang w:val="vi-VN"/>
        </w:rPr>
        <w:tab/>
      </w:r>
      <w:r w:rsidRPr="00347076">
        <w:rPr>
          <w:lang w:val="vi-VN"/>
        </w:rPr>
        <w:t>Dự án (Projects)</w:t>
      </w:r>
      <w:r>
        <w:rPr>
          <w:lang w:val="vi-VN"/>
        </w:rPr>
        <w:t>:</w:t>
      </w:r>
    </w:p>
    <w:p w14:paraId="6F20232A" w14:textId="5F2636A3" w:rsidR="000B40ED" w:rsidRPr="000B40ED" w:rsidRDefault="000B40ED" w:rsidP="000B40ED">
      <w:pPr>
        <w:pStyle w:val="ListParagraph"/>
        <w:numPr>
          <w:ilvl w:val="0"/>
          <w:numId w:val="11"/>
        </w:numPr>
        <w:rPr>
          <w:lang w:val="vi-VN"/>
        </w:rPr>
      </w:pPr>
      <w:r w:rsidRPr="000B40ED">
        <w:rPr>
          <w:lang w:val="vi-VN"/>
        </w:rPr>
        <w:t>Project là đơn vị sở hữu cơ bản nhất trong OpenStack; mọi tài nguyên như VM, volume hay network đều phải thuộc về một Project cụ thể.</w:t>
      </w:r>
    </w:p>
    <w:p w14:paraId="65A5B6FE" w14:textId="559AA317" w:rsidR="000B40ED" w:rsidRPr="000B40ED" w:rsidRDefault="000B40ED" w:rsidP="000B40ED">
      <w:pPr>
        <w:pStyle w:val="ListParagraph"/>
        <w:numPr>
          <w:ilvl w:val="0"/>
          <w:numId w:val="11"/>
        </w:numPr>
        <w:rPr>
          <w:lang w:val="vi-VN"/>
        </w:rPr>
      </w:pPr>
      <w:r w:rsidRPr="000B40ED">
        <w:rPr>
          <w:lang w:val="vi-VN"/>
        </w:rPr>
        <w:t>Mỗi Project luôn nằm trong một Domain nhất định.</w:t>
      </w:r>
    </w:p>
    <w:p w14:paraId="0FCC096A" w14:textId="216A0E55" w:rsidR="00347076" w:rsidRPr="00347076" w:rsidRDefault="000B40ED" w:rsidP="000B40ED">
      <w:pPr>
        <w:pStyle w:val="ListParagraph"/>
        <w:numPr>
          <w:ilvl w:val="0"/>
          <w:numId w:val="11"/>
        </w:numPr>
        <w:rPr>
          <w:lang w:val="vi-VN"/>
        </w:rPr>
      </w:pPr>
      <w:r w:rsidRPr="000B40ED">
        <w:rPr>
          <w:lang w:val="vi-VN"/>
        </w:rPr>
        <w:t>Tên Project chỉ cần duy nhất trong phạm vi Domain của nó. Nếu bạn không chỉ rõ Domain khi tạo, Project sẽ tự động được gán vào Domain mặc định.</w:t>
      </w:r>
    </w:p>
    <w:p w14:paraId="2191DAB0" w14:textId="49C14C4A" w:rsidR="00347076" w:rsidRPr="00347076" w:rsidRDefault="00347076" w:rsidP="00347076">
      <w:pPr>
        <w:ind w:firstLine="720"/>
        <w:rPr>
          <w:lang w:val="vi-VN"/>
        </w:rPr>
      </w:pPr>
      <w:r w:rsidRPr="00347076">
        <w:rPr>
          <w:lang w:val="vi-VN"/>
        </w:rPr>
        <w:t>Miền (Domains)</w:t>
      </w:r>
      <w:r w:rsidR="00BB57D8">
        <w:rPr>
          <w:lang w:val="vi-VN"/>
        </w:rPr>
        <w:t>:</w:t>
      </w:r>
    </w:p>
    <w:p w14:paraId="74EFE12B" w14:textId="7F1E7F07" w:rsidR="00347076" w:rsidRPr="00347076" w:rsidRDefault="00347076" w:rsidP="00347076">
      <w:pPr>
        <w:pStyle w:val="ListParagraph"/>
        <w:numPr>
          <w:ilvl w:val="0"/>
          <w:numId w:val="11"/>
        </w:numPr>
        <w:rPr>
          <w:lang w:val="vi-VN"/>
        </w:rPr>
      </w:pPr>
      <w:r w:rsidRPr="00347076">
        <w:rPr>
          <w:lang w:val="vi-VN"/>
        </w:rPr>
        <w:t>Là container cấp cao nhất chứa Projects, Users và Groups. Mỗi thực thể này được sở hữu bởi chính xác một Domain.</w:t>
      </w:r>
    </w:p>
    <w:p w14:paraId="04B95E76" w14:textId="77777777" w:rsidR="00347076" w:rsidRDefault="00347076" w:rsidP="00347076">
      <w:pPr>
        <w:pStyle w:val="ListParagraph"/>
        <w:numPr>
          <w:ilvl w:val="0"/>
          <w:numId w:val="11"/>
        </w:numPr>
        <w:rPr>
          <w:lang w:val="vi-VN"/>
        </w:rPr>
      </w:pPr>
      <w:r w:rsidRPr="00347076">
        <w:rPr>
          <w:lang w:val="vi-VN"/>
        </w:rPr>
        <w:t>Mỗi Domain định nghĩa một không gian tên (namespace) nơi thuộc tính tên (name attribute) hiển thị với API tồn tại.</w:t>
      </w:r>
    </w:p>
    <w:p w14:paraId="7E5B7046" w14:textId="63385FA0" w:rsidR="00347076" w:rsidRDefault="00347076" w:rsidP="00347076">
      <w:pPr>
        <w:pStyle w:val="ListParagraph"/>
        <w:numPr>
          <w:ilvl w:val="0"/>
          <w:numId w:val="11"/>
        </w:numPr>
        <w:rPr>
          <w:lang w:val="vi-VN"/>
        </w:rPr>
      </w:pPr>
      <w:r w:rsidRPr="00347076">
        <w:rPr>
          <w:lang w:val="vi-VN"/>
        </w:rPr>
        <w:t>Keystone cung cấp sẵn một Domain mặc định, có tên là Default.</w:t>
      </w:r>
    </w:p>
    <w:p w14:paraId="24FBB421" w14:textId="65904537" w:rsidR="002D1C04" w:rsidRDefault="002D1C04" w:rsidP="002D1C04">
      <w:pPr>
        <w:pStyle w:val="Heading4"/>
        <w:rPr>
          <w:lang w:val="vi-VN"/>
        </w:rPr>
      </w:pPr>
      <w:r>
        <w:rPr>
          <w:lang w:val="vi-VN"/>
        </w:rPr>
        <w:t xml:space="preserve">1.2.3. </w:t>
      </w:r>
      <w:r w:rsidR="008F4413" w:rsidRPr="008F4413">
        <w:rPr>
          <w:lang w:val="vi-VN"/>
        </w:rPr>
        <w:t>Dịch vụ Phân quyền (Assignment Service)</w:t>
      </w:r>
      <w:r w:rsidR="00837B5D">
        <w:rPr>
          <w:lang w:val="vi-VN"/>
        </w:rPr>
        <w:t>.</w:t>
      </w:r>
    </w:p>
    <w:p w14:paraId="004AD0A4" w14:textId="77777777" w:rsidR="001A7B35" w:rsidRPr="00931CB9" w:rsidRDefault="001A7B35" w:rsidP="001A7B35">
      <w:r w:rsidRPr="00931CB9">
        <w:t xml:space="preserve">Assignment Service </w:t>
      </w:r>
      <w:proofErr w:type="spellStart"/>
      <w:r w:rsidRPr="00931CB9">
        <w:t>chịu</w:t>
      </w:r>
      <w:proofErr w:type="spellEnd"/>
      <w:r w:rsidRPr="00931CB9">
        <w:t xml:space="preserve"> </w:t>
      </w:r>
      <w:proofErr w:type="spellStart"/>
      <w:r w:rsidRPr="00931CB9">
        <w:t>trách</w:t>
      </w:r>
      <w:proofErr w:type="spellEnd"/>
      <w:r w:rsidRPr="00931CB9">
        <w:t xml:space="preserve"> </w:t>
      </w:r>
      <w:proofErr w:type="spellStart"/>
      <w:r w:rsidRPr="00931CB9">
        <w:t>nhiệm</w:t>
      </w:r>
      <w:proofErr w:type="spellEnd"/>
      <w:r w:rsidRPr="00931CB9">
        <w:t xml:space="preserve"> </w:t>
      </w:r>
      <w:proofErr w:type="spellStart"/>
      <w:r w:rsidRPr="00931CB9">
        <w:t>quản</w:t>
      </w:r>
      <w:proofErr w:type="spellEnd"/>
      <w:r w:rsidRPr="00931CB9">
        <w:t xml:space="preserve"> </w:t>
      </w:r>
      <w:proofErr w:type="spellStart"/>
      <w:r w:rsidRPr="00931CB9">
        <w:t>lý</w:t>
      </w:r>
      <w:proofErr w:type="spellEnd"/>
      <w:r w:rsidRPr="00931CB9">
        <w:t xml:space="preserve"> Roles </w:t>
      </w:r>
      <w:proofErr w:type="spellStart"/>
      <w:r w:rsidRPr="00931CB9">
        <w:t>và</w:t>
      </w:r>
      <w:proofErr w:type="spellEnd"/>
      <w:r w:rsidRPr="00931CB9">
        <w:t xml:space="preserve"> Role Assignments, </w:t>
      </w:r>
      <w:proofErr w:type="spellStart"/>
      <w:r w:rsidRPr="00931CB9">
        <w:t>tức</w:t>
      </w:r>
      <w:proofErr w:type="spellEnd"/>
      <w:r w:rsidRPr="00931CB9">
        <w:t xml:space="preserve"> </w:t>
      </w:r>
      <w:proofErr w:type="spellStart"/>
      <w:r w:rsidRPr="00931CB9">
        <w:t>là</w:t>
      </w:r>
      <w:proofErr w:type="spellEnd"/>
      <w:r w:rsidRPr="00931CB9">
        <w:t xml:space="preserve"> </w:t>
      </w:r>
      <w:proofErr w:type="spellStart"/>
      <w:r w:rsidRPr="00931CB9">
        <w:t>cách</w:t>
      </w:r>
      <w:proofErr w:type="spellEnd"/>
      <w:r w:rsidRPr="00931CB9">
        <w:t xml:space="preserve"> OpenStack </w:t>
      </w:r>
      <w:proofErr w:type="spellStart"/>
      <w:r w:rsidRPr="00931CB9">
        <w:t>xác</w:t>
      </w:r>
      <w:proofErr w:type="spellEnd"/>
      <w:r w:rsidRPr="00931CB9">
        <w:t xml:space="preserve"> </w:t>
      </w:r>
      <w:proofErr w:type="spellStart"/>
      <w:r w:rsidRPr="00931CB9">
        <w:t>định</w:t>
      </w:r>
      <w:proofErr w:type="spellEnd"/>
      <w:r w:rsidRPr="00931CB9">
        <w:t xml:space="preserve"> ai </w:t>
      </w:r>
      <w:proofErr w:type="spellStart"/>
      <w:r w:rsidRPr="00931CB9">
        <w:t>được</w:t>
      </w:r>
      <w:proofErr w:type="spellEnd"/>
      <w:r w:rsidRPr="00931CB9">
        <w:t xml:space="preserve"> </w:t>
      </w:r>
      <w:proofErr w:type="spellStart"/>
      <w:r w:rsidRPr="00931CB9">
        <w:t>phép</w:t>
      </w:r>
      <w:proofErr w:type="spellEnd"/>
      <w:r w:rsidRPr="00931CB9">
        <w:t xml:space="preserve"> </w:t>
      </w:r>
      <w:proofErr w:type="spellStart"/>
      <w:r w:rsidRPr="00931CB9">
        <w:t>làm</w:t>
      </w:r>
      <w:proofErr w:type="spellEnd"/>
      <w:r w:rsidRPr="00931CB9">
        <w:t xml:space="preserve"> </w:t>
      </w:r>
      <w:proofErr w:type="spellStart"/>
      <w:r w:rsidRPr="00931CB9">
        <w:t>gì</w:t>
      </w:r>
      <w:proofErr w:type="spellEnd"/>
      <w:r w:rsidRPr="00931CB9">
        <w:t xml:space="preserve"> </w:t>
      </w:r>
      <w:proofErr w:type="spellStart"/>
      <w:r w:rsidRPr="00931CB9">
        <w:t>trên</w:t>
      </w:r>
      <w:proofErr w:type="spellEnd"/>
      <w:r w:rsidRPr="00931CB9">
        <w:t xml:space="preserve"> </w:t>
      </w:r>
      <w:proofErr w:type="spellStart"/>
      <w:r w:rsidRPr="00931CB9">
        <w:t>từng</w:t>
      </w:r>
      <w:proofErr w:type="spellEnd"/>
      <w:r w:rsidRPr="00931CB9">
        <w:t xml:space="preserve"> </w:t>
      </w:r>
      <w:proofErr w:type="spellStart"/>
      <w:r w:rsidRPr="00931CB9">
        <w:t>tài</w:t>
      </w:r>
      <w:proofErr w:type="spellEnd"/>
      <w:r w:rsidRPr="00931CB9">
        <w:t xml:space="preserve"> </w:t>
      </w:r>
      <w:proofErr w:type="spellStart"/>
      <w:r w:rsidRPr="00931CB9">
        <w:t>nguyên</w:t>
      </w:r>
      <w:proofErr w:type="spellEnd"/>
      <w:r w:rsidRPr="00931CB9">
        <w:t>.</w:t>
      </w:r>
    </w:p>
    <w:p w14:paraId="5132CDD6" w14:textId="77777777" w:rsidR="001A7B35" w:rsidRPr="00931CB9" w:rsidRDefault="001A7B35" w:rsidP="001A7B35">
      <w:pPr>
        <w:ind w:firstLine="720"/>
      </w:pPr>
      <w:r w:rsidRPr="00931CB9">
        <w:t xml:space="preserve">Roles (Vai </w:t>
      </w:r>
      <w:proofErr w:type="spellStart"/>
      <w:r w:rsidRPr="00931CB9">
        <w:t>trò</w:t>
      </w:r>
      <w:proofErr w:type="spellEnd"/>
      <w:r w:rsidRPr="00931CB9">
        <w:t>):</w:t>
      </w:r>
    </w:p>
    <w:p w14:paraId="250F75AB" w14:textId="7CDBD5B5" w:rsidR="001A7B35" w:rsidRPr="00931CB9" w:rsidRDefault="00931CB9" w:rsidP="001A7B35">
      <w:pPr>
        <w:pStyle w:val="ListParagraph"/>
        <w:numPr>
          <w:ilvl w:val="0"/>
          <w:numId w:val="11"/>
        </w:numPr>
      </w:pPr>
      <w:r w:rsidRPr="00931CB9">
        <w:t>Role</w:t>
      </w:r>
      <w:r w:rsidRPr="00931CB9">
        <w:rPr>
          <w:lang w:val="vi-VN"/>
        </w:rPr>
        <w:t xml:space="preserve"> </w:t>
      </w:r>
      <w:proofErr w:type="spellStart"/>
      <w:r w:rsidR="001A7B35" w:rsidRPr="00931CB9">
        <w:t>thể</w:t>
      </w:r>
      <w:proofErr w:type="spellEnd"/>
      <w:r w:rsidR="001A7B35" w:rsidRPr="00931CB9">
        <w:t xml:space="preserve"> </w:t>
      </w:r>
      <w:proofErr w:type="spellStart"/>
      <w:r w:rsidR="001A7B35" w:rsidRPr="00931CB9">
        <w:t>hiện</w:t>
      </w:r>
      <w:proofErr w:type="spellEnd"/>
      <w:r w:rsidR="001A7B35" w:rsidRPr="00931CB9">
        <w:t xml:space="preserve"> </w:t>
      </w:r>
      <w:proofErr w:type="spellStart"/>
      <w:r w:rsidR="001A7B35" w:rsidRPr="00931CB9">
        <w:t>mức</w:t>
      </w:r>
      <w:proofErr w:type="spellEnd"/>
      <w:r w:rsidR="001A7B35" w:rsidRPr="00931CB9">
        <w:t xml:space="preserve"> </w:t>
      </w:r>
      <w:proofErr w:type="spellStart"/>
      <w:r w:rsidR="001A7B35" w:rsidRPr="00931CB9">
        <w:t>độ</w:t>
      </w:r>
      <w:proofErr w:type="spellEnd"/>
      <w:r w:rsidR="001A7B35" w:rsidRPr="00931CB9">
        <w:t xml:space="preserve"> </w:t>
      </w:r>
      <w:proofErr w:type="spellStart"/>
      <w:r w:rsidR="001A7B35" w:rsidRPr="00931CB9">
        <w:t>ủy</w:t>
      </w:r>
      <w:proofErr w:type="spellEnd"/>
      <w:r w:rsidR="001A7B35" w:rsidRPr="00931CB9">
        <w:t xml:space="preserve"> </w:t>
      </w:r>
      <w:proofErr w:type="spellStart"/>
      <w:r w:rsidR="001A7B35" w:rsidRPr="00931CB9">
        <w:t>quyền</w:t>
      </w:r>
      <w:proofErr w:type="spellEnd"/>
      <w:r w:rsidR="001A7B35" w:rsidRPr="00931CB9">
        <w:t xml:space="preserve"> (authorization) </w:t>
      </w:r>
      <w:proofErr w:type="spellStart"/>
      <w:r w:rsidR="001A7B35" w:rsidRPr="00931CB9">
        <w:t>mà</w:t>
      </w:r>
      <w:proofErr w:type="spellEnd"/>
      <w:r w:rsidR="001A7B35" w:rsidRPr="00931CB9">
        <w:t xml:space="preserve"> </w:t>
      </w:r>
      <w:proofErr w:type="spellStart"/>
      <w:r w:rsidR="001A7B35" w:rsidRPr="00931CB9">
        <w:t>người</w:t>
      </w:r>
      <w:proofErr w:type="spellEnd"/>
      <w:r w:rsidR="001A7B35" w:rsidRPr="00931CB9">
        <w:t xml:space="preserve"> </w:t>
      </w:r>
      <w:proofErr w:type="spellStart"/>
      <w:r w:rsidR="001A7B35" w:rsidRPr="00931CB9">
        <w:t>dùng</w:t>
      </w:r>
      <w:proofErr w:type="spellEnd"/>
      <w:r w:rsidR="001A7B35" w:rsidRPr="00931CB9">
        <w:t xml:space="preserve"> </w:t>
      </w:r>
      <w:proofErr w:type="spellStart"/>
      <w:r w:rsidR="001A7B35" w:rsidRPr="00931CB9">
        <w:t>hoặc</w:t>
      </w:r>
      <w:proofErr w:type="spellEnd"/>
      <w:r w:rsidR="001A7B35" w:rsidRPr="00931CB9">
        <w:t xml:space="preserve"> </w:t>
      </w:r>
      <w:proofErr w:type="spellStart"/>
      <w:r w:rsidR="001A7B35" w:rsidRPr="00931CB9">
        <w:t>nhóm</w:t>
      </w:r>
      <w:proofErr w:type="spellEnd"/>
      <w:r w:rsidR="001A7B35" w:rsidRPr="00931CB9">
        <w:t xml:space="preserve"> </w:t>
      </w:r>
      <w:proofErr w:type="spellStart"/>
      <w:r w:rsidR="001A7B35" w:rsidRPr="00931CB9">
        <w:t>người</w:t>
      </w:r>
      <w:proofErr w:type="spellEnd"/>
      <w:r w:rsidR="001A7B35" w:rsidRPr="00931CB9">
        <w:t xml:space="preserve"> </w:t>
      </w:r>
      <w:proofErr w:type="spellStart"/>
      <w:r w:rsidR="001A7B35" w:rsidRPr="00931CB9">
        <w:t>dùng</w:t>
      </w:r>
      <w:proofErr w:type="spellEnd"/>
      <w:r w:rsidR="001A7B35" w:rsidRPr="00931CB9">
        <w:t xml:space="preserve"> </w:t>
      </w:r>
      <w:proofErr w:type="spellStart"/>
      <w:r w:rsidR="001A7B35" w:rsidRPr="00931CB9">
        <w:t>có</w:t>
      </w:r>
      <w:proofErr w:type="spellEnd"/>
      <w:r w:rsidR="001A7B35" w:rsidRPr="00931CB9">
        <w:t xml:space="preserve"> </w:t>
      </w:r>
      <w:proofErr w:type="spellStart"/>
      <w:r w:rsidR="001A7B35" w:rsidRPr="00931CB9">
        <w:t>thể</w:t>
      </w:r>
      <w:proofErr w:type="spellEnd"/>
      <w:r w:rsidR="001A7B35" w:rsidRPr="00931CB9">
        <w:t xml:space="preserve"> </w:t>
      </w:r>
      <w:proofErr w:type="spellStart"/>
      <w:r w:rsidR="001A7B35" w:rsidRPr="00931CB9">
        <w:t>có</w:t>
      </w:r>
      <w:proofErr w:type="spellEnd"/>
      <w:r w:rsidR="001A7B35" w:rsidRPr="00931CB9">
        <w:t xml:space="preserve"> </w:t>
      </w:r>
      <w:proofErr w:type="spellStart"/>
      <w:r w:rsidR="001A7B35" w:rsidRPr="00931CB9">
        <w:t>trong</w:t>
      </w:r>
      <w:proofErr w:type="spellEnd"/>
      <w:r w:rsidR="001A7B35" w:rsidRPr="00931CB9">
        <w:t xml:space="preserve"> </w:t>
      </w:r>
      <w:proofErr w:type="spellStart"/>
      <w:r w:rsidR="001A7B35" w:rsidRPr="00931CB9">
        <w:t>hệ</w:t>
      </w:r>
      <w:proofErr w:type="spellEnd"/>
      <w:r w:rsidR="001A7B35" w:rsidRPr="00931CB9">
        <w:t xml:space="preserve"> </w:t>
      </w:r>
      <w:proofErr w:type="spellStart"/>
      <w:r w:rsidR="001A7B35" w:rsidRPr="00931CB9">
        <w:t>thống</w:t>
      </w:r>
      <w:proofErr w:type="spellEnd"/>
      <w:r w:rsidR="001A7B35" w:rsidRPr="00931CB9">
        <w:t>.</w:t>
      </w:r>
    </w:p>
    <w:p w14:paraId="5D21EAB3" w14:textId="2D44D2B9" w:rsidR="001A7B35" w:rsidRPr="00931CB9" w:rsidRDefault="001A7B35" w:rsidP="001A7B35">
      <w:pPr>
        <w:pStyle w:val="ListParagraph"/>
        <w:numPr>
          <w:ilvl w:val="0"/>
          <w:numId w:val="11"/>
        </w:numPr>
      </w:pPr>
      <w:r w:rsidRPr="00931CB9">
        <w:t xml:space="preserve">Roles </w:t>
      </w:r>
      <w:proofErr w:type="spellStart"/>
      <w:r w:rsidRPr="00931CB9">
        <w:t>có</w:t>
      </w:r>
      <w:proofErr w:type="spellEnd"/>
      <w:r w:rsidRPr="00931CB9">
        <w:t xml:space="preserve"> </w:t>
      </w:r>
      <w:proofErr w:type="spellStart"/>
      <w:r w:rsidRPr="00931CB9">
        <w:t>thể</w:t>
      </w:r>
      <w:proofErr w:type="spellEnd"/>
      <w:r w:rsidRPr="00931CB9">
        <w:t xml:space="preserve"> </w:t>
      </w:r>
      <w:proofErr w:type="spellStart"/>
      <w:r w:rsidRPr="00931CB9">
        <w:t>được</w:t>
      </w:r>
      <w:proofErr w:type="spellEnd"/>
      <w:r w:rsidRPr="00931CB9">
        <w:t xml:space="preserve"> </w:t>
      </w:r>
      <w:proofErr w:type="spellStart"/>
      <w:r w:rsidRPr="00931CB9">
        <w:t>cấp</w:t>
      </w:r>
      <w:proofErr w:type="spellEnd"/>
      <w:r w:rsidRPr="00931CB9">
        <w:t xml:space="preserve"> ở </w:t>
      </w:r>
      <w:proofErr w:type="spellStart"/>
      <w:r w:rsidRPr="00931CB9">
        <w:t>hai</w:t>
      </w:r>
      <w:proofErr w:type="spellEnd"/>
      <w:r w:rsidRPr="00931CB9">
        <w:t xml:space="preserve"> </w:t>
      </w:r>
      <w:proofErr w:type="spellStart"/>
      <w:r w:rsidRPr="00931CB9">
        <w:t>cấp</w:t>
      </w:r>
      <w:proofErr w:type="spellEnd"/>
      <w:r w:rsidRPr="00931CB9">
        <w:t xml:space="preserve"> </w:t>
      </w:r>
      <w:proofErr w:type="spellStart"/>
      <w:r w:rsidRPr="00931CB9">
        <w:t>độ</w:t>
      </w:r>
      <w:proofErr w:type="spellEnd"/>
      <w:r w:rsidRPr="00931CB9">
        <w:t xml:space="preserve">: Domain </w:t>
      </w:r>
      <w:proofErr w:type="spellStart"/>
      <w:r w:rsidRPr="00931CB9">
        <w:t>hoặc</w:t>
      </w:r>
      <w:proofErr w:type="spellEnd"/>
      <w:r w:rsidRPr="00931CB9">
        <w:t xml:space="preserve"> Project, </w:t>
      </w:r>
      <w:proofErr w:type="spellStart"/>
      <w:r w:rsidRPr="00931CB9">
        <w:t>tùy</w:t>
      </w:r>
      <w:proofErr w:type="spellEnd"/>
      <w:r w:rsidRPr="00931CB9">
        <w:t xml:space="preserve"> </w:t>
      </w:r>
      <w:proofErr w:type="spellStart"/>
      <w:r w:rsidRPr="00931CB9">
        <w:t>theo</w:t>
      </w:r>
      <w:proofErr w:type="spellEnd"/>
      <w:r w:rsidRPr="00931CB9">
        <w:t xml:space="preserve"> </w:t>
      </w:r>
      <w:proofErr w:type="spellStart"/>
      <w:r w:rsidRPr="00931CB9">
        <w:t>phạm</w:t>
      </w:r>
      <w:proofErr w:type="spellEnd"/>
      <w:r w:rsidRPr="00931CB9">
        <w:t xml:space="preserve"> vi </w:t>
      </w:r>
      <w:proofErr w:type="spellStart"/>
      <w:r w:rsidRPr="00931CB9">
        <w:t>quản</w:t>
      </w:r>
      <w:proofErr w:type="spellEnd"/>
      <w:r w:rsidRPr="00931CB9">
        <w:t xml:space="preserve"> </w:t>
      </w:r>
      <w:proofErr w:type="spellStart"/>
      <w:r w:rsidRPr="00931CB9">
        <w:t>lý</w:t>
      </w:r>
      <w:proofErr w:type="spellEnd"/>
      <w:r w:rsidRPr="00931CB9">
        <w:t>.</w:t>
      </w:r>
    </w:p>
    <w:p w14:paraId="4B31C478" w14:textId="77777777" w:rsidR="00931CB9" w:rsidRPr="00931CB9" w:rsidRDefault="001A7B35" w:rsidP="001A7B35">
      <w:pPr>
        <w:pStyle w:val="ListParagraph"/>
        <w:numPr>
          <w:ilvl w:val="0"/>
          <w:numId w:val="11"/>
        </w:numPr>
      </w:pPr>
      <w:proofErr w:type="spellStart"/>
      <w:r w:rsidRPr="00931CB9">
        <w:t>Một</w:t>
      </w:r>
      <w:proofErr w:type="spellEnd"/>
      <w:r w:rsidRPr="00931CB9">
        <w:t xml:space="preserve"> Role </w:t>
      </w:r>
      <w:proofErr w:type="spellStart"/>
      <w:r w:rsidRPr="00931CB9">
        <w:t>có</w:t>
      </w:r>
      <w:proofErr w:type="spellEnd"/>
      <w:r w:rsidRPr="00931CB9">
        <w:t xml:space="preserve"> </w:t>
      </w:r>
      <w:proofErr w:type="spellStart"/>
      <w:r w:rsidRPr="00931CB9">
        <w:t>thể</w:t>
      </w:r>
      <w:proofErr w:type="spellEnd"/>
      <w:r w:rsidRPr="00931CB9">
        <w:t xml:space="preserve"> </w:t>
      </w:r>
      <w:proofErr w:type="spellStart"/>
      <w:r w:rsidRPr="00931CB9">
        <w:t>được</w:t>
      </w:r>
      <w:proofErr w:type="spellEnd"/>
      <w:r w:rsidRPr="00931CB9">
        <w:t xml:space="preserve"> </w:t>
      </w:r>
      <w:proofErr w:type="spellStart"/>
      <w:r w:rsidRPr="00931CB9">
        <w:t>gán</w:t>
      </w:r>
      <w:proofErr w:type="spellEnd"/>
      <w:r w:rsidRPr="00931CB9">
        <w:t xml:space="preserve"> </w:t>
      </w:r>
      <w:proofErr w:type="spellStart"/>
      <w:r w:rsidRPr="00931CB9">
        <w:t>trực</w:t>
      </w:r>
      <w:proofErr w:type="spellEnd"/>
      <w:r w:rsidRPr="00931CB9">
        <w:t xml:space="preserve"> </w:t>
      </w:r>
      <w:proofErr w:type="spellStart"/>
      <w:r w:rsidRPr="00931CB9">
        <w:t>tiếp</w:t>
      </w:r>
      <w:proofErr w:type="spellEnd"/>
      <w:r w:rsidRPr="00931CB9">
        <w:t xml:space="preserve"> </w:t>
      </w:r>
      <w:proofErr w:type="spellStart"/>
      <w:r w:rsidRPr="00931CB9">
        <w:t>cho</w:t>
      </w:r>
      <w:proofErr w:type="spellEnd"/>
      <w:r w:rsidRPr="00931CB9">
        <w:t xml:space="preserve"> </w:t>
      </w:r>
      <w:proofErr w:type="spellStart"/>
      <w:r w:rsidRPr="00931CB9">
        <w:t>một</w:t>
      </w:r>
      <w:proofErr w:type="spellEnd"/>
      <w:r w:rsidRPr="00931CB9">
        <w:t xml:space="preserve"> User </w:t>
      </w:r>
      <w:proofErr w:type="spellStart"/>
      <w:r w:rsidRPr="00931CB9">
        <w:t>hoặc</w:t>
      </w:r>
      <w:proofErr w:type="spellEnd"/>
      <w:r w:rsidRPr="00931CB9">
        <w:t xml:space="preserve"> </w:t>
      </w:r>
      <w:proofErr w:type="spellStart"/>
      <w:r w:rsidRPr="00931CB9">
        <w:t>cho</w:t>
      </w:r>
      <w:proofErr w:type="spellEnd"/>
      <w:r w:rsidRPr="00931CB9">
        <w:t xml:space="preserve"> </w:t>
      </w:r>
      <w:proofErr w:type="spellStart"/>
      <w:r w:rsidRPr="00931CB9">
        <w:t>cả</w:t>
      </w:r>
      <w:proofErr w:type="spellEnd"/>
      <w:r w:rsidRPr="00931CB9">
        <w:t xml:space="preserve"> Group </w:t>
      </w:r>
      <w:proofErr w:type="spellStart"/>
      <w:r w:rsidRPr="00931CB9">
        <w:t>để</w:t>
      </w:r>
      <w:proofErr w:type="spellEnd"/>
      <w:r w:rsidRPr="00931CB9">
        <w:t xml:space="preserve"> </w:t>
      </w:r>
      <w:proofErr w:type="spellStart"/>
      <w:r w:rsidRPr="00931CB9">
        <w:t>áp</w:t>
      </w:r>
      <w:proofErr w:type="spellEnd"/>
      <w:r w:rsidRPr="00931CB9">
        <w:t xml:space="preserve"> </w:t>
      </w:r>
      <w:proofErr w:type="spellStart"/>
      <w:r w:rsidRPr="00931CB9">
        <w:t>dụng</w:t>
      </w:r>
      <w:proofErr w:type="spellEnd"/>
      <w:r w:rsidRPr="00931CB9">
        <w:t xml:space="preserve"> </w:t>
      </w:r>
      <w:proofErr w:type="spellStart"/>
      <w:r w:rsidRPr="00931CB9">
        <w:t>cho</w:t>
      </w:r>
      <w:proofErr w:type="spellEnd"/>
      <w:r w:rsidRPr="00931CB9">
        <w:t xml:space="preserve"> </w:t>
      </w:r>
      <w:proofErr w:type="spellStart"/>
      <w:r w:rsidRPr="00931CB9">
        <w:t>nhiều</w:t>
      </w:r>
      <w:proofErr w:type="spellEnd"/>
      <w:r w:rsidRPr="00931CB9">
        <w:t xml:space="preserve"> </w:t>
      </w:r>
      <w:proofErr w:type="spellStart"/>
      <w:r w:rsidRPr="00931CB9">
        <w:t>người</w:t>
      </w:r>
      <w:proofErr w:type="spellEnd"/>
      <w:r w:rsidRPr="00931CB9">
        <w:t>.</w:t>
      </w:r>
    </w:p>
    <w:p w14:paraId="1DA473C0" w14:textId="094F886F" w:rsidR="001A7B35" w:rsidRPr="00931CB9" w:rsidRDefault="001A7B35" w:rsidP="001A7B35">
      <w:pPr>
        <w:pStyle w:val="ListParagraph"/>
        <w:numPr>
          <w:ilvl w:val="0"/>
          <w:numId w:val="11"/>
        </w:numPr>
      </w:pPr>
      <w:proofErr w:type="spellStart"/>
      <w:r w:rsidRPr="00931CB9">
        <w:t>Tên</w:t>
      </w:r>
      <w:proofErr w:type="spellEnd"/>
      <w:r w:rsidRPr="00931CB9">
        <w:t xml:space="preserve"> Role </w:t>
      </w:r>
      <w:proofErr w:type="spellStart"/>
      <w:r w:rsidRPr="00931CB9">
        <w:t>là</w:t>
      </w:r>
      <w:proofErr w:type="spellEnd"/>
      <w:r w:rsidRPr="00931CB9">
        <w:t xml:space="preserve"> </w:t>
      </w:r>
      <w:proofErr w:type="spellStart"/>
      <w:r w:rsidRPr="00931CB9">
        <w:t>duy</w:t>
      </w:r>
      <w:proofErr w:type="spellEnd"/>
      <w:r w:rsidRPr="00931CB9">
        <w:t xml:space="preserve"> </w:t>
      </w:r>
      <w:proofErr w:type="spellStart"/>
      <w:r w:rsidRPr="00931CB9">
        <w:t>nhất</w:t>
      </w:r>
      <w:proofErr w:type="spellEnd"/>
      <w:r w:rsidRPr="00931CB9">
        <w:t xml:space="preserve"> </w:t>
      </w:r>
      <w:proofErr w:type="spellStart"/>
      <w:r w:rsidRPr="00931CB9">
        <w:t>trong</w:t>
      </w:r>
      <w:proofErr w:type="spellEnd"/>
      <w:r w:rsidRPr="00931CB9">
        <w:t xml:space="preserve"> </w:t>
      </w:r>
      <w:proofErr w:type="spellStart"/>
      <w:r w:rsidRPr="00931CB9">
        <w:t>phạm</w:t>
      </w:r>
      <w:proofErr w:type="spellEnd"/>
      <w:r w:rsidRPr="00931CB9">
        <w:t xml:space="preserve"> vi Domain </w:t>
      </w:r>
      <w:proofErr w:type="spellStart"/>
      <w:r w:rsidRPr="00931CB9">
        <w:t>mà</w:t>
      </w:r>
      <w:proofErr w:type="spellEnd"/>
      <w:r w:rsidRPr="00931CB9">
        <w:t xml:space="preserve"> </w:t>
      </w:r>
      <w:proofErr w:type="spellStart"/>
      <w:r w:rsidRPr="00931CB9">
        <w:t>nó</w:t>
      </w:r>
      <w:proofErr w:type="spellEnd"/>
      <w:r w:rsidRPr="00931CB9">
        <w:t xml:space="preserve"> </w:t>
      </w:r>
      <w:proofErr w:type="spellStart"/>
      <w:r w:rsidRPr="00931CB9">
        <w:t>thuộc</w:t>
      </w:r>
      <w:proofErr w:type="spellEnd"/>
      <w:r w:rsidRPr="00931CB9">
        <w:t xml:space="preserve"> </w:t>
      </w:r>
      <w:proofErr w:type="spellStart"/>
      <w:r w:rsidRPr="00931CB9">
        <w:t>về</w:t>
      </w:r>
      <w:proofErr w:type="spellEnd"/>
      <w:r w:rsidRPr="00931CB9">
        <w:t>.</w:t>
      </w:r>
    </w:p>
    <w:p w14:paraId="48F95667" w14:textId="77777777" w:rsidR="001A7B35" w:rsidRPr="00931CB9" w:rsidRDefault="001A7B35" w:rsidP="00931CB9">
      <w:pPr>
        <w:ind w:firstLine="720"/>
      </w:pPr>
      <w:r w:rsidRPr="00931CB9">
        <w:t>Role Assignments (</w:t>
      </w:r>
      <w:proofErr w:type="spellStart"/>
      <w:r w:rsidRPr="00931CB9">
        <w:t>Gán</w:t>
      </w:r>
      <w:proofErr w:type="spellEnd"/>
      <w:r w:rsidRPr="00931CB9">
        <w:t xml:space="preserve"> </w:t>
      </w:r>
      <w:proofErr w:type="spellStart"/>
      <w:r w:rsidRPr="00931CB9">
        <w:t>vai</w:t>
      </w:r>
      <w:proofErr w:type="spellEnd"/>
      <w:r w:rsidRPr="00931CB9">
        <w:t xml:space="preserve"> </w:t>
      </w:r>
      <w:proofErr w:type="spellStart"/>
      <w:r w:rsidRPr="00931CB9">
        <w:t>trò</w:t>
      </w:r>
      <w:proofErr w:type="spellEnd"/>
      <w:r w:rsidRPr="00931CB9">
        <w:t>):</w:t>
      </w:r>
    </w:p>
    <w:p w14:paraId="72AD9F36" w14:textId="2398F719" w:rsidR="00384B1F" w:rsidRPr="00384B1F" w:rsidRDefault="00384B1F" w:rsidP="00384B1F">
      <w:pPr>
        <w:pStyle w:val="ListParagraph"/>
        <w:numPr>
          <w:ilvl w:val="0"/>
          <w:numId w:val="11"/>
        </w:numPr>
      </w:pP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bộ</w:t>
      </w:r>
      <w:proofErr w:type="spellEnd"/>
      <w:r>
        <w:t xml:space="preserve"> </w:t>
      </w:r>
      <w:proofErr w:type="spellStart"/>
      <w:r>
        <w:t>ba</w:t>
      </w:r>
      <w:proofErr w:type="spellEnd"/>
      <w:r>
        <w:t xml:space="preserve"> (Role – Resource – Identity).</w:t>
      </w:r>
    </w:p>
    <w:p w14:paraId="34A33C0D" w14:textId="046F5ADA" w:rsidR="001A7B35" w:rsidRPr="00384B1F" w:rsidRDefault="00384B1F" w:rsidP="00384B1F">
      <w:pPr>
        <w:pStyle w:val="ListParagraph"/>
        <w:numPr>
          <w:ilvl w:val="0"/>
          <w:numId w:val="11"/>
        </w:numPr>
      </w:pPr>
      <w:r>
        <w:t xml:space="preserve">Cho </w:t>
      </w:r>
      <w:proofErr w:type="spellStart"/>
      <w:r>
        <w:t>biết</w:t>
      </w:r>
      <w:proofErr w:type="spellEnd"/>
      <w:r>
        <w:t xml:space="preserve"> User/Group </w:t>
      </w:r>
      <w:proofErr w:type="spellStart"/>
      <w:r>
        <w:t>được</w:t>
      </w:r>
      <w:proofErr w:type="spellEnd"/>
      <w:r>
        <w:t xml:space="preserve"> </w:t>
      </w:r>
      <w:proofErr w:type="spellStart"/>
      <w:r>
        <w:t>cấp</w:t>
      </w:r>
      <w:proofErr w:type="spellEnd"/>
      <w:r>
        <w:t xml:space="preserve"> Role </w:t>
      </w:r>
      <w:proofErr w:type="spellStart"/>
      <w:r>
        <w:t>nào</w:t>
      </w:r>
      <w:proofErr w:type="spellEnd"/>
      <w:r>
        <w:t xml:space="preserve"> </w:t>
      </w:r>
      <w:proofErr w:type="spellStart"/>
      <w:r>
        <w:t>trên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nào</w:t>
      </w:r>
      <w:proofErr w:type="spellEnd"/>
      <w:r>
        <w:t>.</w:t>
      </w:r>
    </w:p>
    <w:p w14:paraId="25EAD3C7" w14:textId="06EEA3BF" w:rsidR="00332DE8" w:rsidRDefault="00B275F1" w:rsidP="00A932B3">
      <w:pPr>
        <w:pStyle w:val="Heading3"/>
        <w:rPr>
          <w:lang w:val="vi-VN"/>
        </w:rPr>
      </w:pPr>
      <w:bookmarkStart w:id="10" w:name="_Toc214908458"/>
      <w:r>
        <w:rPr>
          <w:lang w:val="vi-VN"/>
        </w:rPr>
        <w:t>1.3.</w:t>
      </w:r>
      <w:r w:rsidR="00A932B3">
        <w:rPr>
          <w:lang w:val="vi-VN"/>
        </w:rPr>
        <w:t xml:space="preserve"> </w:t>
      </w:r>
      <w:r w:rsidR="00483DF1">
        <w:rPr>
          <w:lang w:val="vi-VN"/>
        </w:rPr>
        <w:t xml:space="preserve">Ví dụ về cách Keystone xác thực trong việc tạo </w:t>
      </w:r>
      <w:r w:rsidR="00837B5D">
        <w:rPr>
          <w:lang w:val="vi-VN"/>
        </w:rPr>
        <w:t>VM.</w:t>
      </w:r>
      <w:bookmarkEnd w:id="10"/>
    </w:p>
    <w:p w14:paraId="2AAA7A8C" w14:textId="3787D21B" w:rsidR="00840017" w:rsidRPr="00840017" w:rsidRDefault="00840017" w:rsidP="00840017">
      <w:pPr>
        <w:pStyle w:val="ListParagraph"/>
        <w:numPr>
          <w:ilvl w:val="0"/>
          <w:numId w:val="14"/>
        </w:numPr>
        <w:rPr>
          <w:lang w:val="vi-VN"/>
        </w:rPr>
      </w:pPr>
      <w:r w:rsidRPr="00840017">
        <w:rPr>
          <w:lang w:val="vi-VN"/>
        </w:rPr>
        <w:t>Bước 1: Người dùng gửi yêu cầu</w:t>
      </w:r>
    </w:p>
    <w:p w14:paraId="5BD8A997" w14:textId="040B32C1" w:rsidR="00840017" w:rsidRPr="00840017" w:rsidRDefault="00840017" w:rsidP="00902790">
      <w:pPr>
        <w:pStyle w:val="ListParagraph"/>
        <w:numPr>
          <w:ilvl w:val="1"/>
          <w:numId w:val="14"/>
        </w:numPr>
        <w:rPr>
          <w:lang w:val="vi-VN"/>
        </w:rPr>
      </w:pPr>
      <w:r w:rsidRPr="00840017">
        <w:rPr>
          <w:lang w:val="vi-VN"/>
        </w:rPr>
        <w:t>User muốn tạo một VM và gửi API call đến OpenStack.</w:t>
      </w:r>
    </w:p>
    <w:p w14:paraId="640B6134" w14:textId="36793E1D" w:rsidR="00840017" w:rsidRPr="00840017" w:rsidRDefault="00840017" w:rsidP="00902790">
      <w:pPr>
        <w:pStyle w:val="ListParagraph"/>
        <w:numPr>
          <w:ilvl w:val="1"/>
          <w:numId w:val="14"/>
        </w:numPr>
        <w:rPr>
          <w:lang w:val="vi-VN"/>
        </w:rPr>
      </w:pPr>
      <w:r w:rsidRPr="00840017">
        <w:rPr>
          <w:lang w:val="vi-VN"/>
        </w:rPr>
        <w:t>Request này kèm thông tin xác thực ban đầu (username + password hoặc API key).</w:t>
      </w:r>
    </w:p>
    <w:p w14:paraId="599CFA47" w14:textId="3BFCA7DF" w:rsidR="00840017" w:rsidRPr="00840017" w:rsidRDefault="00840017" w:rsidP="00840017">
      <w:pPr>
        <w:pStyle w:val="ListParagraph"/>
        <w:numPr>
          <w:ilvl w:val="0"/>
          <w:numId w:val="14"/>
        </w:numPr>
        <w:rPr>
          <w:lang w:val="vi-VN"/>
        </w:rPr>
      </w:pPr>
      <w:r w:rsidRPr="00840017">
        <w:rPr>
          <w:lang w:val="vi-VN"/>
        </w:rPr>
        <w:lastRenderedPageBreak/>
        <w:t>Bước 2: Keystone xác thực</w:t>
      </w:r>
    </w:p>
    <w:p w14:paraId="392A07B3" w14:textId="12B7AE44" w:rsidR="00840017" w:rsidRPr="00840017" w:rsidRDefault="00840017" w:rsidP="00902790">
      <w:pPr>
        <w:pStyle w:val="ListParagraph"/>
        <w:numPr>
          <w:ilvl w:val="1"/>
          <w:numId w:val="14"/>
        </w:numPr>
        <w:rPr>
          <w:lang w:val="vi-VN"/>
        </w:rPr>
      </w:pPr>
      <w:r w:rsidRPr="00840017">
        <w:rPr>
          <w:lang w:val="vi-VN"/>
        </w:rPr>
        <w:t>Keystone kiểm tra thông tin xác thực của user.</w:t>
      </w:r>
    </w:p>
    <w:p w14:paraId="7FA301CC" w14:textId="47FEFB26" w:rsidR="00840017" w:rsidRPr="00840017" w:rsidRDefault="00840017" w:rsidP="00902790">
      <w:pPr>
        <w:pStyle w:val="ListParagraph"/>
        <w:numPr>
          <w:ilvl w:val="1"/>
          <w:numId w:val="14"/>
        </w:numPr>
        <w:rPr>
          <w:lang w:val="vi-VN"/>
        </w:rPr>
      </w:pPr>
      <w:r w:rsidRPr="00840017">
        <w:rPr>
          <w:lang w:val="vi-VN"/>
        </w:rPr>
        <w:t>Nếu đúng, Keystone tạo token tạm thời và trả về service catalog cơ bản</w:t>
      </w:r>
      <w:r w:rsidR="00D74EC3">
        <w:rPr>
          <w:lang w:val="vi-VN"/>
        </w:rPr>
        <w:t xml:space="preserve"> (</w:t>
      </w:r>
      <w:r w:rsidR="00D74EC3" w:rsidRPr="00D74EC3">
        <w:rPr>
          <w:lang w:val="vi-VN"/>
        </w:rPr>
        <w:t xml:space="preserve">danh sách tất cả các dịch vụ OpenStack mà user có thể truy </w:t>
      </w:r>
      <w:r w:rsidR="00D74EC3">
        <w:rPr>
          <w:lang w:val="vi-VN"/>
        </w:rPr>
        <w:t>cập)</w:t>
      </w:r>
      <w:r w:rsidRPr="00840017">
        <w:rPr>
          <w:lang w:val="vi-VN"/>
        </w:rPr>
        <w:t>.</w:t>
      </w:r>
    </w:p>
    <w:p w14:paraId="3FE15B58" w14:textId="61E267FA" w:rsidR="00840017" w:rsidRPr="00D74EC3" w:rsidRDefault="00840017" w:rsidP="00D74EC3">
      <w:pPr>
        <w:pStyle w:val="ListParagraph"/>
        <w:numPr>
          <w:ilvl w:val="0"/>
          <w:numId w:val="14"/>
        </w:numPr>
        <w:rPr>
          <w:lang w:val="vi-VN"/>
        </w:rPr>
      </w:pPr>
      <w:r w:rsidRPr="00840017">
        <w:rPr>
          <w:lang w:val="vi-VN"/>
        </w:rPr>
        <w:t>Bước 3: Lựa chọn tenant/project</w:t>
      </w:r>
    </w:p>
    <w:p w14:paraId="3CEE7C31" w14:textId="22B79323" w:rsidR="00840017" w:rsidRPr="00D74EC3" w:rsidRDefault="00840017" w:rsidP="00902790">
      <w:pPr>
        <w:pStyle w:val="ListParagraph"/>
        <w:numPr>
          <w:ilvl w:val="1"/>
          <w:numId w:val="14"/>
        </w:numPr>
        <w:rPr>
          <w:lang w:val="vi-VN"/>
        </w:rPr>
      </w:pPr>
      <w:r w:rsidRPr="00840017">
        <w:rPr>
          <w:lang w:val="vi-VN"/>
        </w:rPr>
        <w:t>Keystone gửi danh sách project mà user có quyền truy cập.</w:t>
      </w:r>
    </w:p>
    <w:p w14:paraId="5DDA2AC2" w14:textId="60E7C261" w:rsidR="00840017" w:rsidRPr="00D74EC3" w:rsidRDefault="00840017" w:rsidP="00902790">
      <w:pPr>
        <w:pStyle w:val="ListParagraph"/>
        <w:numPr>
          <w:ilvl w:val="1"/>
          <w:numId w:val="14"/>
        </w:numPr>
        <w:rPr>
          <w:lang w:val="vi-VN"/>
        </w:rPr>
      </w:pPr>
      <w:r w:rsidRPr="00840017">
        <w:rPr>
          <w:lang w:val="vi-VN"/>
        </w:rPr>
        <w:t>User chọn project mong muốn.</w:t>
      </w:r>
    </w:p>
    <w:p w14:paraId="4A2A0547" w14:textId="3D01C5A3" w:rsidR="00840017" w:rsidRPr="00D74EC3" w:rsidRDefault="00840017" w:rsidP="00902790">
      <w:pPr>
        <w:pStyle w:val="ListParagraph"/>
        <w:numPr>
          <w:ilvl w:val="1"/>
          <w:numId w:val="14"/>
        </w:numPr>
        <w:rPr>
          <w:lang w:val="vi-VN"/>
        </w:rPr>
      </w:pPr>
      <w:r w:rsidRPr="00840017">
        <w:rPr>
          <w:lang w:val="vi-VN"/>
        </w:rPr>
        <w:t xml:space="preserve">Keystone cấp token cho </w:t>
      </w:r>
      <w:r w:rsidR="00902790">
        <w:rPr>
          <w:lang w:val="vi-VN"/>
        </w:rPr>
        <w:t xml:space="preserve">project </w:t>
      </w:r>
      <w:r w:rsidRPr="00840017">
        <w:rPr>
          <w:lang w:val="vi-VN"/>
        </w:rPr>
        <w:t>đã chọn và danh sách dịch vụ user được phép truy cập.</w:t>
      </w:r>
    </w:p>
    <w:p w14:paraId="6BCD844E" w14:textId="629E6CDA" w:rsidR="00840017" w:rsidRPr="00D74EC3" w:rsidRDefault="00840017" w:rsidP="00D74EC3">
      <w:pPr>
        <w:pStyle w:val="ListParagraph"/>
        <w:numPr>
          <w:ilvl w:val="0"/>
          <w:numId w:val="14"/>
        </w:numPr>
        <w:rPr>
          <w:lang w:val="vi-VN"/>
        </w:rPr>
      </w:pPr>
      <w:r w:rsidRPr="00840017">
        <w:rPr>
          <w:lang w:val="vi-VN"/>
        </w:rPr>
        <w:t>Bước 4: Kết nối đến service endpoint</w:t>
      </w:r>
    </w:p>
    <w:p w14:paraId="752D14C8" w14:textId="05AD5E7B" w:rsidR="00840017" w:rsidRPr="00902790" w:rsidRDefault="00840017" w:rsidP="00902790">
      <w:pPr>
        <w:pStyle w:val="ListParagraph"/>
        <w:numPr>
          <w:ilvl w:val="1"/>
          <w:numId w:val="14"/>
        </w:numPr>
        <w:rPr>
          <w:lang w:val="vi-VN"/>
        </w:rPr>
      </w:pPr>
      <w:r w:rsidRPr="00840017">
        <w:rPr>
          <w:lang w:val="vi-VN"/>
        </w:rPr>
        <w:t>User sử dụng token và endpoint của dịch vụ (compute/Nova) để gửi request tạo VM.</w:t>
      </w:r>
    </w:p>
    <w:p w14:paraId="0B335EBE" w14:textId="0E97F00F" w:rsidR="00840017" w:rsidRPr="00902790" w:rsidRDefault="00840017" w:rsidP="00902790">
      <w:pPr>
        <w:pStyle w:val="ListParagraph"/>
        <w:numPr>
          <w:ilvl w:val="0"/>
          <w:numId w:val="14"/>
        </w:numPr>
        <w:rPr>
          <w:lang w:val="vi-VN"/>
        </w:rPr>
      </w:pPr>
      <w:r w:rsidRPr="00840017">
        <w:rPr>
          <w:lang w:val="vi-VN"/>
        </w:rPr>
        <w:t>Bước 5: Xác thực và ủy quyền token</w:t>
      </w:r>
    </w:p>
    <w:p w14:paraId="71AACF66" w14:textId="530F27EA" w:rsidR="00840017" w:rsidRPr="00902790" w:rsidRDefault="00840017" w:rsidP="00902790">
      <w:pPr>
        <w:pStyle w:val="ListParagraph"/>
        <w:numPr>
          <w:ilvl w:val="1"/>
          <w:numId w:val="14"/>
        </w:numPr>
        <w:rPr>
          <w:lang w:val="vi-VN"/>
        </w:rPr>
      </w:pPr>
      <w:r w:rsidRPr="00840017">
        <w:rPr>
          <w:lang w:val="vi-VN"/>
        </w:rPr>
        <w:t>Keystone (và dịch vụ compute) kiểm tra:</w:t>
      </w:r>
    </w:p>
    <w:p w14:paraId="70B5B212" w14:textId="4EF2CD78" w:rsidR="00840017" w:rsidRPr="00902790" w:rsidRDefault="00840017" w:rsidP="00902790">
      <w:pPr>
        <w:pStyle w:val="ListParagraph"/>
        <w:numPr>
          <w:ilvl w:val="1"/>
          <w:numId w:val="14"/>
        </w:numPr>
        <w:rPr>
          <w:lang w:val="vi-VN"/>
        </w:rPr>
      </w:pPr>
      <w:r w:rsidRPr="00840017">
        <w:rPr>
          <w:lang w:val="vi-VN"/>
        </w:rPr>
        <w:t>Token hợp lệ hay không.</w:t>
      </w:r>
    </w:p>
    <w:p w14:paraId="333C6F4A" w14:textId="47BB024A" w:rsidR="00840017" w:rsidRPr="00902790" w:rsidRDefault="00840017" w:rsidP="00902790">
      <w:pPr>
        <w:pStyle w:val="ListParagraph"/>
        <w:numPr>
          <w:ilvl w:val="1"/>
          <w:numId w:val="14"/>
        </w:numPr>
        <w:rPr>
          <w:lang w:val="vi-VN"/>
        </w:rPr>
      </w:pPr>
      <w:r w:rsidRPr="00840017">
        <w:rPr>
          <w:lang w:val="vi-VN"/>
        </w:rPr>
        <w:t>User có quyền sử dụng dịch vụ compute trong project đó không.</w:t>
      </w:r>
    </w:p>
    <w:p w14:paraId="27E418C5" w14:textId="2D6CA44F" w:rsidR="00840017" w:rsidRPr="00902790" w:rsidRDefault="00840017" w:rsidP="00902790">
      <w:pPr>
        <w:pStyle w:val="ListParagraph"/>
        <w:numPr>
          <w:ilvl w:val="1"/>
          <w:numId w:val="14"/>
        </w:numPr>
        <w:rPr>
          <w:lang w:val="vi-VN"/>
        </w:rPr>
      </w:pPr>
      <w:r w:rsidRPr="00840017">
        <w:rPr>
          <w:lang w:val="vi-VN"/>
        </w:rPr>
        <w:t>Quyền truy cập các dịch vụ phụ trợ khác (network, volume) nếu cần.</w:t>
      </w:r>
    </w:p>
    <w:p w14:paraId="636CA252" w14:textId="03C14715" w:rsidR="00840017" w:rsidRPr="00902790" w:rsidRDefault="00840017" w:rsidP="00902790">
      <w:pPr>
        <w:pStyle w:val="ListParagraph"/>
        <w:numPr>
          <w:ilvl w:val="0"/>
          <w:numId w:val="14"/>
        </w:numPr>
        <w:rPr>
          <w:lang w:val="vi-VN"/>
        </w:rPr>
      </w:pPr>
      <w:r w:rsidRPr="00840017">
        <w:rPr>
          <w:lang w:val="vi-VN"/>
        </w:rPr>
        <w:t>Bước 6: Thực hiện yêu cầu</w:t>
      </w:r>
    </w:p>
    <w:p w14:paraId="557120B4" w14:textId="3C12B7AA" w:rsidR="00840017" w:rsidRPr="00902790" w:rsidRDefault="00840017" w:rsidP="00902790">
      <w:pPr>
        <w:pStyle w:val="ListParagraph"/>
        <w:numPr>
          <w:ilvl w:val="1"/>
          <w:numId w:val="14"/>
        </w:numPr>
        <w:rPr>
          <w:lang w:val="vi-VN"/>
        </w:rPr>
      </w:pPr>
      <w:r w:rsidRPr="00840017">
        <w:rPr>
          <w:lang w:val="vi-VN"/>
        </w:rPr>
        <w:t>Sau khi xác thực và ủy quyền, compute service bắt đầu tạo VM.</w:t>
      </w:r>
    </w:p>
    <w:p w14:paraId="5ECF9365" w14:textId="0EF186BE" w:rsidR="00840017" w:rsidRPr="00902790" w:rsidRDefault="00840017" w:rsidP="00902790">
      <w:pPr>
        <w:pStyle w:val="ListParagraph"/>
        <w:numPr>
          <w:ilvl w:val="1"/>
          <w:numId w:val="14"/>
        </w:numPr>
        <w:rPr>
          <w:lang w:val="vi-VN"/>
        </w:rPr>
      </w:pPr>
      <w:r w:rsidRPr="00840017">
        <w:rPr>
          <w:lang w:val="vi-VN"/>
        </w:rPr>
        <w:t>Các dịch vụ liên quan (network, storage…) phối hợp để hoàn tất quá trình.</w:t>
      </w:r>
    </w:p>
    <w:p w14:paraId="7A0420C3" w14:textId="2E5A6810" w:rsidR="00840017" w:rsidRPr="00902790" w:rsidRDefault="00840017" w:rsidP="00902790">
      <w:pPr>
        <w:pStyle w:val="ListParagraph"/>
        <w:numPr>
          <w:ilvl w:val="0"/>
          <w:numId w:val="14"/>
        </w:numPr>
        <w:rPr>
          <w:lang w:val="vi-VN"/>
        </w:rPr>
      </w:pPr>
      <w:r w:rsidRPr="00840017">
        <w:rPr>
          <w:lang w:val="vi-VN"/>
        </w:rPr>
        <w:t>Bước 7: Phản hồi kết quả</w:t>
      </w:r>
    </w:p>
    <w:p w14:paraId="782DFBED" w14:textId="7187C517" w:rsidR="00840017" w:rsidRPr="00902790" w:rsidRDefault="00840017" w:rsidP="00902790">
      <w:pPr>
        <w:pStyle w:val="ListParagraph"/>
        <w:numPr>
          <w:ilvl w:val="1"/>
          <w:numId w:val="14"/>
        </w:numPr>
        <w:rPr>
          <w:lang w:val="vi-VN"/>
        </w:rPr>
      </w:pPr>
      <w:r w:rsidRPr="00840017">
        <w:rPr>
          <w:lang w:val="vi-VN"/>
        </w:rPr>
        <w:t>Compute service trả thông tin cho user:</w:t>
      </w:r>
    </w:p>
    <w:p w14:paraId="43E73511" w14:textId="10F04060" w:rsidR="00840017" w:rsidRPr="00902790" w:rsidRDefault="00840017" w:rsidP="00E128A7">
      <w:pPr>
        <w:pStyle w:val="ListParagraph"/>
        <w:numPr>
          <w:ilvl w:val="2"/>
          <w:numId w:val="14"/>
        </w:numPr>
        <w:rPr>
          <w:lang w:val="vi-VN"/>
        </w:rPr>
      </w:pPr>
      <w:r w:rsidRPr="00840017">
        <w:rPr>
          <w:lang w:val="vi-VN"/>
        </w:rPr>
        <w:t>VM đã được tạo.</w:t>
      </w:r>
    </w:p>
    <w:p w14:paraId="76805204" w14:textId="17EB9BDA" w:rsidR="00FC1E77" w:rsidRPr="0013773C" w:rsidRDefault="00840017" w:rsidP="00E128A7">
      <w:pPr>
        <w:pStyle w:val="ListParagraph"/>
        <w:numPr>
          <w:ilvl w:val="2"/>
          <w:numId w:val="14"/>
        </w:numPr>
        <w:rPr>
          <w:lang w:val="vi-VN"/>
        </w:rPr>
      </w:pPr>
      <w:r w:rsidRPr="00840017">
        <w:rPr>
          <w:lang w:val="vi-VN"/>
        </w:rPr>
        <w:t>Cách kết nối đến VM.</w:t>
      </w:r>
    </w:p>
    <w:p w14:paraId="2FBC230C" w14:textId="6B9FAEFE" w:rsidR="000619E0" w:rsidRPr="001367C8" w:rsidRDefault="00193806" w:rsidP="00193806">
      <w:pPr>
        <w:pStyle w:val="Heading2"/>
        <w:rPr>
          <w:lang w:val="vi-VN"/>
        </w:rPr>
      </w:pPr>
      <w:bookmarkStart w:id="11" w:name="_Toc214908459"/>
      <w:r>
        <w:t>2.</w:t>
      </w:r>
      <w:r w:rsidR="00044E4D">
        <w:t xml:space="preserve"> </w:t>
      </w:r>
      <w:r w:rsidR="00044E4D" w:rsidRPr="00044E4D">
        <w:t>Glance (Image Service)</w:t>
      </w:r>
      <w:r w:rsidR="001367C8">
        <w:rPr>
          <w:lang w:val="vi-VN"/>
        </w:rPr>
        <w:t>.</w:t>
      </w:r>
      <w:bookmarkEnd w:id="11"/>
    </w:p>
    <w:p w14:paraId="500FED62" w14:textId="2C307175" w:rsidR="00305E90" w:rsidRDefault="00305E90" w:rsidP="00305E90">
      <w:pPr>
        <w:pStyle w:val="Heading3"/>
        <w:rPr>
          <w:lang w:val="vi-VN"/>
        </w:rPr>
      </w:pPr>
      <w:bookmarkStart w:id="12" w:name="_Toc214908460"/>
      <w:r>
        <w:rPr>
          <w:lang w:val="vi-VN"/>
        </w:rPr>
        <w:t xml:space="preserve">2.1. Giới </w:t>
      </w:r>
      <w:r w:rsidR="00837B5D">
        <w:rPr>
          <w:lang w:val="vi-VN"/>
        </w:rPr>
        <w:t>thiệu.</w:t>
      </w:r>
      <w:bookmarkEnd w:id="12"/>
    </w:p>
    <w:p w14:paraId="46FDBEFC" w14:textId="1553EF4C" w:rsidR="007A5583" w:rsidRDefault="00703FA0" w:rsidP="007A5583">
      <w:pPr>
        <w:rPr>
          <w:lang w:val="vi-VN"/>
        </w:rPr>
      </w:pPr>
      <w:r w:rsidRPr="00703FA0">
        <w:rPr>
          <w:lang w:val="vi-VN"/>
        </w:rPr>
        <w:t>Glance là một dự án trong OpenStack cung cấp các dịch vụ và thư viện liên quan để lưu trữ, duyệt, chia sẻ, phân phối và quản lý các disk image có thể khởi động (bootable disk images), cũng như các dữ liệu khác liên quan mật thiết đến việc khởi tạo tài nguyên tính toán, và các định nghĩa metadata.</w:t>
      </w:r>
      <w:r w:rsidR="00ED56A9">
        <w:rPr>
          <w:lang w:val="vi-VN"/>
        </w:rPr>
        <w:t xml:space="preserve"> </w:t>
      </w:r>
      <w:r w:rsidR="00ED56A9" w:rsidRPr="00ED56A9">
        <w:rPr>
          <w:lang w:val="vi-VN"/>
        </w:rPr>
        <w:t>Glance đóng vai trò như một Image Service trung tâm, giúp người dùng và các dịch vụ khác trong OpenStack có thể dễ dàng truy xuất và sử dụng các image để triển khai máy ảo một cách nhanh chóng và nhất quán.</w:t>
      </w:r>
    </w:p>
    <w:p w14:paraId="7DBEAC5A" w14:textId="0DFC8EA6" w:rsidR="00CF2E64" w:rsidRDefault="00305E90" w:rsidP="00305E90">
      <w:pPr>
        <w:pStyle w:val="Heading3"/>
        <w:rPr>
          <w:lang w:val="vi-VN"/>
        </w:rPr>
      </w:pPr>
      <w:bookmarkStart w:id="13" w:name="_Toc214908461"/>
      <w:r>
        <w:rPr>
          <w:lang w:val="vi-VN"/>
        </w:rPr>
        <w:t>2.2.</w:t>
      </w:r>
      <w:r w:rsidR="00774D5B">
        <w:rPr>
          <w:lang w:val="vi-VN"/>
        </w:rPr>
        <w:t xml:space="preserve"> </w:t>
      </w:r>
      <w:r w:rsidR="00D06290">
        <w:rPr>
          <w:lang w:val="vi-VN"/>
        </w:rPr>
        <w:t xml:space="preserve">Kiến trúc </w:t>
      </w:r>
      <w:r w:rsidR="00837B5D">
        <w:rPr>
          <w:lang w:val="vi-VN"/>
        </w:rPr>
        <w:t>Glance.</w:t>
      </w:r>
      <w:bookmarkEnd w:id="13"/>
    </w:p>
    <w:p w14:paraId="05151D01" w14:textId="77777777" w:rsidR="00E95390" w:rsidRPr="00E95390" w:rsidRDefault="00E95390" w:rsidP="00E95390">
      <w:r w:rsidRPr="00E95390">
        <w:t xml:space="preserve">Glance </w:t>
      </w:r>
      <w:proofErr w:type="spellStart"/>
      <w:r w:rsidRPr="00E95390">
        <w:t>sử</w:t>
      </w:r>
      <w:proofErr w:type="spellEnd"/>
      <w:r w:rsidRPr="00E95390">
        <w:t xml:space="preserve"> </w:t>
      </w:r>
      <w:proofErr w:type="spellStart"/>
      <w:r w:rsidRPr="00E95390">
        <w:t>dụng</w:t>
      </w:r>
      <w:proofErr w:type="spellEnd"/>
      <w:r w:rsidRPr="00E95390">
        <w:t xml:space="preserve"> </w:t>
      </w:r>
      <w:proofErr w:type="spellStart"/>
      <w:r w:rsidRPr="00E95390">
        <w:t>kiến</w:t>
      </w:r>
      <w:proofErr w:type="spellEnd"/>
      <w:r w:rsidRPr="00E95390">
        <w:t xml:space="preserve"> </w:t>
      </w:r>
      <w:proofErr w:type="spellStart"/>
      <w:r w:rsidRPr="00E95390">
        <w:t>trúc</w:t>
      </w:r>
      <w:proofErr w:type="spellEnd"/>
      <w:r w:rsidRPr="00E95390">
        <w:t xml:space="preserve"> client-server </w:t>
      </w:r>
      <w:proofErr w:type="spellStart"/>
      <w:r w:rsidRPr="00E95390">
        <w:t>hiện</w:t>
      </w:r>
      <w:proofErr w:type="spellEnd"/>
      <w:r w:rsidRPr="00E95390">
        <w:t xml:space="preserve"> </w:t>
      </w:r>
      <w:proofErr w:type="spellStart"/>
      <w:r w:rsidRPr="00E95390">
        <w:t>đại</w:t>
      </w:r>
      <w:proofErr w:type="spellEnd"/>
      <w:r w:rsidRPr="00E95390">
        <w:t xml:space="preserve">, </w:t>
      </w:r>
      <w:proofErr w:type="spellStart"/>
      <w:r w:rsidRPr="00E95390">
        <w:t>toàn</w:t>
      </w:r>
      <w:proofErr w:type="spellEnd"/>
      <w:r w:rsidRPr="00E95390">
        <w:t xml:space="preserve"> </w:t>
      </w:r>
      <w:proofErr w:type="spellStart"/>
      <w:r w:rsidRPr="00E95390">
        <w:t>bộ</w:t>
      </w:r>
      <w:proofErr w:type="spellEnd"/>
      <w:r w:rsidRPr="00E95390">
        <w:t xml:space="preserve"> </w:t>
      </w:r>
      <w:proofErr w:type="spellStart"/>
      <w:r w:rsidRPr="00E95390">
        <w:t>chức</w:t>
      </w:r>
      <w:proofErr w:type="spellEnd"/>
      <w:r w:rsidRPr="00E95390">
        <w:t xml:space="preserve"> </w:t>
      </w:r>
      <w:proofErr w:type="spellStart"/>
      <w:r w:rsidRPr="00E95390">
        <w:t>năng</w:t>
      </w:r>
      <w:proofErr w:type="spellEnd"/>
      <w:r w:rsidRPr="00E95390">
        <w:t xml:space="preserve"> </w:t>
      </w:r>
      <w:proofErr w:type="spellStart"/>
      <w:r w:rsidRPr="00E95390">
        <w:t>được</w:t>
      </w:r>
      <w:proofErr w:type="spellEnd"/>
      <w:r w:rsidRPr="00E95390">
        <w:t xml:space="preserve"> </w:t>
      </w:r>
      <w:proofErr w:type="spellStart"/>
      <w:r w:rsidRPr="00E95390">
        <w:t>cung</w:t>
      </w:r>
      <w:proofErr w:type="spellEnd"/>
      <w:r w:rsidRPr="00E95390">
        <w:t xml:space="preserve"> </w:t>
      </w:r>
      <w:proofErr w:type="spellStart"/>
      <w:r w:rsidRPr="00E95390">
        <w:t>cấp</w:t>
      </w:r>
      <w:proofErr w:type="spellEnd"/>
      <w:r w:rsidRPr="00E95390">
        <w:t xml:space="preserve"> qua REST API.</w:t>
      </w:r>
    </w:p>
    <w:p w14:paraId="4728C527" w14:textId="5674A4DB" w:rsidR="00E95390" w:rsidRDefault="000D7480" w:rsidP="000D7480">
      <w:pPr>
        <w:jc w:val="center"/>
        <w:rPr>
          <w:lang w:val="vi-VN"/>
        </w:rPr>
      </w:pPr>
      <w:r>
        <w:rPr>
          <w:noProof/>
        </w:rPr>
        <w:lastRenderedPageBreak/>
        <w:drawing>
          <wp:inline distT="0" distB="0" distL="0" distR="0" wp14:anchorId="1A8E2D83" wp14:editId="241B890A">
            <wp:extent cx="3617843" cy="3617843"/>
            <wp:effectExtent l="0" t="0" r="1905" b="1905"/>
            <wp:docPr id="480946373" name="Picture 1" descr="OpenStack Glance Architecture Diagram. Consists of 5 main blocks: &quot;Client&quot; &quot;Glance&quot; &quot;Keystone&quot; &quot;Glance Store&quot; and &quot;Supported Storages&quot;. Glance block exposes a REST API.  The REST API makes use of the AuthZ Middleware and a Glance Domain Controller, which contains Auth, Notifier, Policy, Quota, Location and DB.  The Glance Domain Controller makes use of the Glance Store (which is external to the Glance block), and (still within the Glance block) it makes use of the Database Abstraction Layer, and (optionally) the Registry Layer. The Registry Layer makes use of the Database Abstraction Layer. The Database abstraction layer exclusively makes use of the Glance Database. The Client block makes use of the Rest API (which exists in the Glance block) and the Keystone block. The Glance Store block contains AuthN which makes use of the Keystone block, and it also contains Glance Store Drivers, which exclusively makes use of each of the storage systems in the Supported Storages block.  Within the Supported Storages block, there exist the following storage systems, none of which make use of anything else: Filesystem, Swift, Ceph, &quot;ellipses&quot;, Sheepdog. A complete list is given by the currently  available drivers in glance_store/_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Stack Glance Architecture Diagram. Consists of 5 main blocks: &quot;Client&quot; &quot;Glance&quot; &quot;Keystone&quot; &quot;Glance Store&quot; and &quot;Supported Storages&quot;. Glance block exposes a REST API.  The REST API makes use of the AuthZ Middleware and a Glance Domain Controller, which contains Auth, Notifier, Policy, Quota, Location and DB.  The Glance Domain Controller makes use of the Glance Store (which is external to the Glance block), and (still within the Glance block) it makes use of the Database Abstraction Layer, and (optionally) the Registry Layer. The Registry Layer makes use of the Database Abstraction Layer. The Database abstraction layer exclusively makes use of the Glance Database. The Client block makes use of the Rest API (which exists in the Glance block) and the Keystone block. The Glance Store block contains AuthN which makes use of the Keystone block, and it also contains Glance Store Drivers, which exclusively makes use of each of the storage systems in the Supported Storages block.  Within the Supported Storages block, there exist the following storage systems, none of which make use of anything else: Filesystem, Swift, Ceph, &quot;ellipses&quot;, Sheepdog. A complete list is given by the currently  available drivers in glance_store/_driv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787" cy="3625787"/>
                    </a:xfrm>
                    <a:prstGeom prst="rect">
                      <a:avLst/>
                    </a:prstGeom>
                    <a:noFill/>
                    <a:ln>
                      <a:noFill/>
                    </a:ln>
                  </pic:spPr>
                </pic:pic>
              </a:graphicData>
            </a:graphic>
          </wp:inline>
        </w:drawing>
      </w:r>
    </w:p>
    <w:p w14:paraId="1E84294C" w14:textId="526B5685" w:rsidR="000D7480" w:rsidRDefault="000D7480" w:rsidP="000D7480">
      <w:pPr>
        <w:pStyle w:val="Caption"/>
        <w:rPr>
          <w:lang w:val="vi-VN"/>
        </w:rPr>
      </w:pPr>
      <w:r>
        <w:rPr>
          <w:lang w:val="vi-VN"/>
        </w:rPr>
        <w:t xml:space="preserve">Hình </w:t>
      </w:r>
      <w:r w:rsidR="00F35E40">
        <w:rPr>
          <w:lang w:val="vi-VN"/>
        </w:rPr>
        <w:t>2</w:t>
      </w:r>
      <w:r>
        <w:rPr>
          <w:lang w:val="vi-VN"/>
        </w:rPr>
        <w:t>. Kiến trúc Glance</w:t>
      </w:r>
      <w:r>
        <w:rPr>
          <w:rStyle w:val="FootnoteReference"/>
          <w:lang w:val="vi-VN"/>
        </w:rPr>
        <w:footnoteReference w:id="2"/>
      </w:r>
    </w:p>
    <w:p w14:paraId="47B018D7" w14:textId="47F8B07F" w:rsidR="00C175F0" w:rsidRPr="00C175F0" w:rsidRDefault="00C175F0" w:rsidP="00C175F0">
      <w:pPr>
        <w:rPr>
          <w:lang w:val="vi-VN"/>
        </w:rPr>
      </w:pPr>
      <w:r w:rsidRPr="00C175F0">
        <w:rPr>
          <w:lang w:val="vi-VN"/>
        </w:rPr>
        <w:t>Các thành phần chính trong kiến trúc hiện tại bao gồm:</w:t>
      </w:r>
      <w:r w:rsidR="552FBFA0" w:rsidRPr="552FBFA0">
        <w:rPr>
          <w:lang w:val="vi-VN"/>
        </w:rPr>
        <w:t xml:space="preserve"> </w:t>
      </w:r>
    </w:p>
    <w:p w14:paraId="49B5C393" w14:textId="2BF28B29" w:rsidR="00C175F0" w:rsidRPr="00C175F0" w:rsidRDefault="00C175F0" w:rsidP="00C175F0">
      <w:pPr>
        <w:pStyle w:val="ListParagraph"/>
        <w:numPr>
          <w:ilvl w:val="0"/>
          <w:numId w:val="14"/>
        </w:numPr>
        <w:rPr>
          <w:lang w:val="vi-VN"/>
        </w:rPr>
      </w:pPr>
      <w:r w:rsidRPr="00C175F0">
        <w:rPr>
          <w:lang w:val="vi-VN"/>
        </w:rPr>
        <w:t>Client: bất kỳ ứng dụng nào gọi đến Glance (OpenStack CLI, Horizon, Nova, Heat, hoặc script cá nhân).</w:t>
      </w:r>
    </w:p>
    <w:p w14:paraId="5D1CC594" w14:textId="21564E60" w:rsidR="00C175F0" w:rsidRPr="00C175F0" w:rsidRDefault="00C175F0" w:rsidP="00C175F0">
      <w:pPr>
        <w:pStyle w:val="ListParagraph"/>
        <w:numPr>
          <w:ilvl w:val="0"/>
          <w:numId w:val="14"/>
        </w:numPr>
        <w:rPr>
          <w:lang w:val="vi-VN"/>
        </w:rPr>
      </w:pPr>
      <w:r w:rsidRPr="00C175F0">
        <w:rPr>
          <w:lang w:val="vi-VN"/>
        </w:rPr>
        <w:t>Keystone: cung cấp xác thực và token cho mọi request.</w:t>
      </w:r>
    </w:p>
    <w:p w14:paraId="33D49D2D" w14:textId="3BD158C8" w:rsidR="00C175F0" w:rsidRPr="00C175F0" w:rsidRDefault="00C175F0" w:rsidP="00C175F0">
      <w:pPr>
        <w:pStyle w:val="ListParagraph"/>
        <w:numPr>
          <w:ilvl w:val="0"/>
          <w:numId w:val="14"/>
        </w:numPr>
        <w:rPr>
          <w:lang w:val="vi-VN"/>
        </w:rPr>
      </w:pPr>
      <w:r w:rsidRPr="00C175F0">
        <w:rPr>
          <w:lang w:val="vi-VN"/>
        </w:rPr>
        <w:t>REST API: điểm vào duy nhất của Glance, tiếp nhận mọi thao tác upload/download/list/delete image.</w:t>
      </w:r>
    </w:p>
    <w:p w14:paraId="7E9E9C17" w14:textId="586D92A6" w:rsidR="00C175F0" w:rsidRPr="00C175F0" w:rsidRDefault="00C175F0" w:rsidP="00C175F0">
      <w:pPr>
        <w:pStyle w:val="ListParagraph"/>
        <w:numPr>
          <w:ilvl w:val="0"/>
          <w:numId w:val="14"/>
        </w:numPr>
        <w:rPr>
          <w:lang w:val="vi-VN"/>
        </w:rPr>
      </w:pPr>
      <w:r w:rsidRPr="00C175F0">
        <w:rPr>
          <w:lang w:val="vi-VN"/>
        </w:rPr>
        <w:t>Glance Domain Controller: thành phần trung tâm, thực hiện các chức năng chính như xác thực (AuthN/AuthZ), phân quyền (policy), quota, notification, logging và điều phối toàn bộ hoạt động.</w:t>
      </w:r>
    </w:p>
    <w:p w14:paraId="25D708E8" w14:textId="4CB0018A" w:rsidR="00C175F0" w:rsidRPr="00C175F0" w:rsidRDefault="00C175F0" w:rsidP="00C175F0">
      <w:pPr>
        <w:pStyle w:val="ListParagraph"/>
        <w:numPr>
          <w:ilvl w:val="0"/>
          <w:numId w:val="14"/>
        </w:numPr>
        <w:rPr>
          <w:lang w:val="vi-VN"/>
        </w:rPr>
      </w:pPr>
      <w:r w:rsidRPr="00C175F0">
        <w:rPr>
          <w:lang w:val="vi-VN"/>
        </w:rPr>
        <w:t>Database Abstraction Layer (DAL) + Glance DB: lưu trữ toàn bộ metadata của image (tên, định dạng, owner, properties, trạng thái…). Mặc định dùng MariaDB/MySQL.</w:t>
      </w:r>
    </w:p>
    <w:p w14:paraId="422222DC" w14:textId="77777777" w:rsidR="00C175F0" w:rsidRDefault="00C175F0" w:rsidP="00C175F0">
      <w:pPr>
        <w:pStyle w:val="ListParagraph"/>
        <w:numPr>
          <w:ilvl w:val="0"/>
          <w:numId w:val="14"/>
        </w:numPr>
        <w:rPr>
          <w:lang w:val="vi-VN"/>
        </w:rPr>
      </w:pPr>
      <w:r w:rsidRPr="00C175F0">
        <w:rPr>
          <w:lang w:val="vi-VN"/>
        </w:rPr>
        <w:t>Glance Store &amp; Glance Store Drivers: thư viện chuẩn hóa việc giao tiếp với các backend lưu trữ thực tế.</w:t>
      </w:r>
    </w:p>
    <w:p w14:paraId="3EB11D01" w14:textId="6B5383EF" w:rsidR="00DC2386" w:rsidRPr="00DC2386" w:rsidRDefault="00C175F0" w:rsidP="00DC2386">
      <w:pPr>
        <w:pStyle w:val="ListParagraph"/>
        <w:numPr>
          <w:ilvl w:val="0"/>
          <w:numId w:val="14"/>
        </w:numPr>
        <w:rPr>
          <w:lang w:val="vi-VN"/>
        </w:rPr>
      </w:pPr>
      <w:r w:rsidRPr="00C175F0">
        <w:rPr>
          <w:lang w:val="vi-VN"/>
        </w:rPr>
        <w:t>Supported Storages: nơi chứa dữ liệu image thật sự. Trong đồ án này sử dụng backend Filesystem (lưu trực tiếp trên controller node). Các backend khác có thể là Swift, Ceph RBD, S3, Sheepdog, v.v</w:t>
      </w:r>
    </w:p>
    <w:p w14:paraId="5435DFAC" w14:textId="68093ED5" w:rsidR="007A5583" w:rsidRDefault="397DBE56" w:rsidP="007A5583">
      <w:pPr>
        <w:pStyle w:val="Heading2"/>
        <w:rPr>
          <w:lang w:val="vi-VN"/>
        </w:rPr>
      </w:pPr>
      <w:bookmarkStart w:id="14" w:name="_Toc214908462"/>
      <w:r w:rsidRPr="397DBE56">
        <w:rPr>
          <w:lang w:val="vi-VN"/>
        </w:rPr>
        <w:lastRenderedPageBreak/>
        <w:t>3. Nova (Compute Service).</w:t>
      </w:r>
      <w:bookmarkEnd w:id="14"/>
    </w:p>
    <w:p w14:paraId="54576258" w14:textId="30118B29" w:rsidR="293C2DBF" w:rsidRDefault="2286D496" w:rsidP="42BDE0F1">
      <w:pPr>
        <w:pStyle w:val="Heading3"/>
        <w:rPr>
          <w:lang w:val="vi-VN"/>
        </w:rPr>
      </w:pPr>
      <w:bookmarkStart w:id="15" w:name="_Toc214908463"/>
      <w:r w:rsidRPr="2286D496">
        <w:rPr>
          <w:lang w:val="vi-VN"/>
        </w:rPr>
        <w:t xml:space="preserve">3.1. </w:t>
      </w:r>
      <w:r w:rsidR="24989084" w:rsidRPr="24989084">
        <w:rPr>
          <w:lang w:val="vi-VN"/>
        </w:rPr>
        <w:t>Giới thiệu</w:t>
      </w:r>
      <w:r w:rsidR="7B4E6BB5" w:rsidRPr="7B4E6BB5">
        <w:rPr>
          <w:lang w:val="vi-VN"/>
        </w:rPr>
        <w:t>.</w:t>
      </w:r>
      <w:bookmarkEnd w:id="15"/>
    </w:p>
    <w:p w14:paraId="6508F73E" w14:textId="26E89F29" w:rsidR="397DBE56" w:rsidRPr="00775F40" w:rsidRDefault="397DBE56" w:rsidP="397DBE56">
      <w:pPr>
        <w:spacing w:before="240" w:after="240"/>
      </w:pPr>
      <w:r w:rsidRPr="00775F40">
        <w:rPr>
          <w:rFonts w:eastAsia="Times New Roman" w:cs="Times New Roman"/>
          <w:lang w:val="vi-VN"/>
        </w:rPr>
        <w:t>Nova là dự án của OpenStack cung cấp cơ chế để triển khai và quản lý các compute instances (tức các máy chủ ảo – virtual servers). Nova hỗ trợ:</w:t>
      </w:r>
    </w:p>
    <w:p w14:paraId="45651A8B" w14:textId="151AE1F7" w:rsidR="397DBE56" w:rsidRPr="00775F40" w:rsidRDefault="397DBE56" w:rsidP="397DBE56">
      <w:pPr>
        <w:pStyle w:val="ListParagraph"/>
        <w:numPr>
          <w:ilvl w:val="0"/>
          <w:numId w:val="1"/>
        </w:numPr>
        <w:spacing w:before="240" w:after="240"/>
        <w:rPr>
          <w:rFonts w:eastAsia="Times New Roman" w:cs="Times New Roman"/>
          <w:lang w:val="vi-VN"/>
        </w:rPr>
      </w:pPr>
      <w:r w:rsidRPr="00775F40">
        <w:rPr>
          <w:rFonts w:eastAsia="Times New Roman" w:cs="Times New Roman"/>
          <w:lang w:val="vi-VN"/>
        </w:rPr>
        <w:t>Tạo và quản lý máy ảo (virtual machines) thông qua các hypervisor như KVM, QEMU, Xen, VMware…</w:t>
      </w:r>
    </w:p>
    <w:p w14:paraId="564FC4DF" w14:textId="5568FE77" w:rsidR="397DBE56" w:rsidRPr="00775F40" w:rsidRDefault="397DBE56" w:rsidP="397DBE56">
      <w:pPr>
        <w:pStyle w:val="ListParagraph"/>
        <w:numPr>
          <w:ilvl w:val="0"/>
          <w:numId w:val="1"/>
        </w:numPr>
        <w:spacing w:before="240" w:after="240"/>
        <w:rPr>
          <w:rFonts w:eastAsia="Times New Roman" w:cs="Times New Roman"/>
          <w:lang w:val="vi-VN"/>
        </w:rPr>
      </w:pPr>
      <w:r w:rsidRPr="00775F40">
        <w:rPr>
          <w:rFonts w:eastAsia="Times New Roman" w:cs="Times New Roman"/>
          <w:lang w:val="vi-VN"/>
        </w:rPr>
        <w:t>Triển khai baremetal servers thông qua việc tích hợp với dịch vụ Ironic.</w:t>
      </w:r>
    </w:p>
    <w:p w14:paraId="7DA7FA9B" w14:textId="43D6911C" w:rsidR="397DBE56" w:rsidRPr="00775F40" w:rsidRDefault="397DBE56" w:rsidP="397DBE56">
      <w:pPr>
        <w:pStyle w:val="ListParagraph"/>
        <w:numPr>
          <w:ilvl w:val="0"/>
          <w:numId w:val="1"/>
        </w:numPr>
        <w:spacing w:before="240" w:after="240"/>
        <w:rPr>
          <w:rFonts w:eastAsia="Times New Roman" w:cs="Times New Roman"/>
          <w:lang w:val="vi-VN"/>
        </w:rPr>
      </w:pPr>
      <w:r w:rsidRPr="00775F40">
        <w:rPr>
          <w:rFonts w:eastAsia="Times New Roman" w:cs="Times New Roman"/>
          <w:lang w:val="vi-VN"/>
        </w:rPr>
        <w:t>Hỗ trợ ở mức hạn chế cho system containers.</w:t>
      </w:r>
    </w:p>
    <w:p w14:paraId="5CBF14D1" w14:textId="1CA16FB5" w:rsidR="00E8449C" w:rsidRPr="00E8449C" w:rsidRDefault="00181591" w:rsidP="00181591">
      <w:pPr>
        <w:pStyle w:val="Heading3"/>
      </w:pPr>
      <w:bookmarkStart w:id="16" w:name="_Toc214908464"/>
      <w:r>
        <w:t>3</w:t>
      </w:r>
      <w:r>
        <w:rPr>
          <w:lang w:val="vi-VN"/>
        </w:rPr>
        <w:t xml:space="preserve">.2. </w:t>
      </w:r>
      <w:proofErr w:type="spellStart"/>
      <w:r>
        <w:t>Kiến</w:t>
      </w:r>
      <w:proofErr w:type="spellEnd"/>
      <w:r>
        <w:rPr>
          <w:lang w:val="vi-VN"/>
        </w:rPr>
        <w:t xml:space="preserve"> trúc Nova.</w:t>
      </w:r>
      <w:bookmarkEnd w:id="16"/>
    </w:p>
    <w:p w14:paraId="567CD034" w14:textId="298E7696" w:rsidR="31E4B0D6" w:rsidRPr="00473D71" w:rsidRDefault="00E8449C" w:rsidP="00E8449C">
      <w:pPr>
        <w:rPr>
          <w:del w:id="17" w:author="Microsoft Word" w:date="2025-11-24T02:57:00Z" w16du:dateUtc="2025-11-24T10:57:00Z"/>
        </w:rPr>
      </w:pPr>
      <w:r w:rsidRPr="31E4B0D6">
        <w:rPr>
          <w:lang w:val="vi-VN"/>
        </w:rPr>
        <w:t xml:space="preserve">Nova vận hành dưới dạng một tập hợp các </w:t>
      </w:r>
      <w:r w:rsidRPr="31E4B0D6">
        <w:rPr>
          <w:b/>
          <w:lang w:val="vi-VN"/>
        </w:rPr>
        <w:t>daemon</w:t>
      </w:r>
      <w:r w:rsidRPr="31E4B0D6">
        <w:rPr>
          <w:lang w:val="vi-VN"/>
        </w:rPr>
        <w:t xml:space="preserve"> chạy trên các máy chủ Linux có sẵn, nhằm cung cấp dịch vụ compute cho toàn bộ hệ thống OpenStack.</w:t>
      </w:r>
      <w:del w:id="18" w:author="Microsoft Word" w:date="2025-11-24T02:57:00Z" w16du:dateUtc="2025-11-24T10:57:00Z">
        <w:r w:rsidR="695C0967" w:rsidRPr="695C0967">
          <w:rPr>
            <w:lang w:val="vi-VN"/>
          </w:rPr>
          <w:delText>3.2</w:delText>
        </w:r>
        <w:r w:rsidR="07A64A77" w:rsidRPr="07A64A77">
          <w:rPr>
            <w:lang w:val="vi-VN"/>
          </w:rPr>
          <w:delText xml:space="preserve">. </w:delText>
        </w:r>
        <w:r w:rsidR="472599DB" w:rsidRPr="472599DB">
          <w:rPr>
            <w:lang w:val="vi-VN"/>
          </w:rPr>
          <w:delText>Kiến trúc</w:delText>
        </w:r>
        <w:r w:rsidR="000F7544">
          <w:rPr>
            <w:lang w:val="vi-VN"/>
          </w:rPr>
          <w:delText xml:space="preserve"> Nova</w:delText>
        </w:r>
        <w:r w:rsidR="472599DB" w:rsidRPr="472599DB">
          <w:rPr>
            <w:lang w:val="vi-VN"/>
          </w:rPr>
          <w:delText>.</w:delText>
        </w:r>
      </w:del>
    </w:p>
    <w:p w14:paraId="051BCB6B" w14:textId="73D089CB" w:rsidR="00AF29D0" w:rsidRPr="00AF29D0" w:rsidRDefault="472599DB" w:rsidP="00E8449C">
      <w:pPr>
        <w:rPr>
          <w:lang w:val="vi-VN"/>
        </w:rPr>
      </w:pPr>
      <w:r w:rsidRPr="472599DB">
        <w:rPr>
          <w:lang w:val="vi-VN"/>
        </w:rPr>
        <w:t>Kiến trúc</w:t>
      </w:r>
      <w:r w:rsidR="000F7544">
        <w:rPr>
          <w:lang w:val="vi-VN"/>
        </w:rPr>
        <w:t xml:space="preserve"> Nova</w:t>
      </w:r>
      <w:r w:rsidRPr="472599DB">
        <w:rPr>
          <w:lang w:val="vi-VN"/>
        </w:rPr>
        <w:t>.</w:t>
      </w:r>
    </w:p>
    <w:p w14:paraId="6E7EBC69" w14:textId="692D8DBF" w:rsidR="6B020501" w:rsidRDefault="62F40E92" w:rsidP="67B4C0C7">
      <w:pPr>
        <w:jc w:val="center"/>
      </w:pPr>
      <w:r>
        <w:rPr>
          <w:noProof/>
        </w:rPr>
        <w:drawing>
          <wp:inline distT="0" distB="0" distL="0" distR="0" wp14:anchorId="2E89E053" wp14:editId="6F714CB5">
            <wp:extent cx="3729245" cy="2910177"/>
            <wp:effectExtent l="0" t="0" r="5080" b="5080"/>
            <wp:docPr id="462576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089" name="Picture 462576089"/>
                    <pic:cNvPicPr/>
                  </pic:nvPicPr>
                  <pic:blipFill>
                    <a:blip r:embed="rId11">
                      <a:extLst>
                        <a:ext uri="{28A0092B-C50C-407E-A947-70E740481C1C}">
                          <a14:useLocalDpi xmlns:a14="http://schemas.microsoft.com/office/drawing/2010/main"/>
                        </a:ext>
                      </a:extLst>
                    </a:blip>
                    <a:stretch>
                      <a:fillRect/>
                    </a:stretch>
                  </pic:blipFill>
                  <pic:spPr>
                    <a:xfrm>
                      <a:off x="0" y="0"/>
                      <a:ext cx="3763728" cy="2937087"/>
                    </a:xfrm>
                    <a:prstGeom prst="rect">
                      <a:avLst/>
                    </a:prstGeom>
                  </pic:spPr>
                </pic:pic>
              </a:graphicData>
            </a:graphic>
          </wp:inline>
        </w:drawing>
      </w:r>
    </w:p>
    <w:p w14:paraId="0839CB3E" w14:textId="7613544C" w:rsidR="319AA5C4" w:rsidRDefault="319AA5C4" w:rsidP="319AA5C4">
      <w:pPr>
        <w:pStyle w:val="Caption"/>
        <w:rPr>
          <w:lang w:val="vi-VN"/>
        </w:rPr>
      </w:pPr>
      <w:r w:rsidRPr="319AA5C4">
        <w:rPr>
          <w:lang w:val="vi-VN"/>
        </w:rPr>
        <w:t xml:space="preserve">Hình </w:t>
      </w:r>
      <w:r w:rsidR="00F35E40">
        <w:rPr>
          <w:lang w:val="vi-VN"/>
        </w:rPr>
        <w:t>3</w:t>
      </w:r>
      <w:r w:rsidRPr="319AA5C4">
        <w:rPr>
          <w:lang w:val="vi-VN"/>
        </w:rPr>
        <w:t>. Kiến trúc Nova</w:t>
      </w:r>
      <w:r w:rsidR="00131D7F">
        <w:rPr>
          <w:rStyle w:val="FootnoteReference"/>
          <w:lang w:val="vi-VN"/>
        </w:rPr>
        <w:footnoteReference w:id="3"/>
      </w:r>
    </w:p>
    <w:p w14:paraId="15BCBF26" w14:textId="18A682D9" w:rsidR="0311990A" w:rsidRDefault="102C770F" w:rsidP="50B4103F">
      <w:r>
        <w:t xml:space="preserve">Các </w:t>
      </w:r>
      <w:proofErr w:type="spellStart"/>
      <w:r>
        <w:t>thành</w:t>
      </w:r>
      <w:proofErr w:type="spellEnd"/>
      <w:r>
        <w:t xml:space="preserve"> </w:t>
      </w:r>
      <w:proofErr w:type="spellStart"/>
      <w:r>
        <w:t>phần</w:t>
      </w:r>
      <w:proofErr w:type="spellEnd"/>
      <w:r>
        <w:t xml:space="preserve"> </w:t>
      </w:r>
      <w:proofErr w:type="spellStart"/>
      <w:r w:rsidR="57167F91">
        <w:t>chính</w:t>
      </w:r>
      <w:proofErr w:type="spellEnd"/>
      <w:r w:rsidR="57167F91">
        <w:t xml:space="preserve"> </w:t>
      </w:r>
      <w:proofErr w:type="spellStart"/>
      <w:r w:rsidR="57167F91">
        <w:t>trong</w:t>
      </w:r>
      <w:proofErr w:type="spellEnd"/>
      <w:r w:rsidR="57167F91">
        <w:t xml:space="preserve"> </w:t>
      </w:r>
      <w:proofErr w:type="spellStart"/>
      <w:r w:rsidR="57167F91">
        <w:t>kiến</w:t>
      </w:r>
      <w:proofErr w:type="spellEnd"/>
      <w:r w:rsidR="57167F91">
        <w:t xml:space="preserve"> </w:t>
      </w:r>
      <w:proofErr w:type="spellStart"/>
      <w:r w:rsidR="57167F91">
        <w:t>trúc</w:t>
      </w:r>
      <w:proofErr w:type="spellEnd"/>
      <w:r w:rsidR="57167F91">
        <w:t xml:space="preserve"> </w:t>
      </w:r>
      <w:r w:rsidR="09D5191F">
        <w:t xml:space="preserve">Nova </w:t>
      </w:r>
      <w:r w:rsidR="5C0121B3">
        <w:t xml:space="preserve">bao </w:t>
      </w:r>
      <w:proofErr w:type="spellStart"/>
      <w:r w:rsidR="5C0121B3">
        <w:t>gồm</w:t>
      </w:r>
      <w:proofErr w:type="spellEnd"/>
      <w:r w:rsidR="5C0121B3">
        <w:t>:</w:t>
      </w:r>
    </w:p>
    <w:p w14:paraId="573B5AF3" w14:textId="6C4CBDF9" w:rsidR="03A04D02" w:rsidRDefault="1AC1D3F8" w:rsidP="03A04D02">
      <w:pPr>
        <w:pStyle w:val="ListParagraph"/>
        <w:numPr>
          <w:ilvl w:val="0"/>
          <w:numId w:val="14"/>
        </w:numPr>
        <w:rPr>
          <w:lang w:val="vi-VN"/>
        </w:rPr>
      </w:pPr>
      <w:r w:rsidRPr="1AC1D3F8">
        <w:rPr>
          <w:lang w:val="vi-VN"/>
        </w:rPr>
        <w:t>nova-api: Đây là nơi duy nhất tiếp nhận yêu cầu từ bên ngoài (từ Horizon hoặc CLI).</w:t>
      </w:r>
    </w:p>
    <w:p w14:paraId="2C696335" w14:textId="151BBB87" w:rsidR="2C60CAEC" w:rsidRDefault="1191F9B6" w:rsidP="2C60CAEC">
      <w:pPr>
        <w:pStyle w:val="ListParagraph"/>
        <w:numPr>
          <w:ilvl w:val="0"/>
          <w:numId w:val="14"/>
        </w:numPr>
        <w:rPr>
          <w:lang w:val="vi-VN"/>
        </w:rPr>
      </w:pPr>
      <w:r w:rsidRPr="1191F9B6">
        <w:rPr>
          <w:lang w:val="vi-VN"/>
        </w:rPr>
        <w:t xml:space="preserve">nova-scheduler: </w:t>
      </w:r>
      <w:r w:rsidR="66485D82" w:rsidRPr="66485D82">
        <w:rPr>
          <w:lang w:val="vi-VN"/>
        </w:rPr>
        <w:t>quyết</w:t>
      </w:r>
      <w:r w:rsidRPr="1191F9B6">
        <w:rPr>
          <w:lang w:val="vi-VN"/>
        </w:rPr>
        <w:t xml:space="preserve"> định xem máy ảo mới sẽ được đặt vào máy chủ vật lý (Compute node) nào.</w:t>
      </w:r>
    </w:p>
    <w:p w14:paraId="52748E50" w14:textId="4F37800C" w:rsidR="533D81D5" w:rsidRDefault="56923660" w:rsidP="533D81D5">
      <w:pPr>
        <w:pStyle w:val="ListParagraph"/>
        <w:numPr>
          <w:ilvl w:val="0"/>
          <w:numId w:val="14"/>
        </w:numPr>
        <w:rPr>
          <w:lang w:val="vi-VN"/>
        </w:rPr>
      </w:pPr>
      <w:r w:rsidRPr="56923660">
        <w:rPr>
          <w:lang w:val="vi-VN"/>
        </w:rPr>
        <w:lastRenderedPageBreak/>
        <w:t>nova-conductor: trung gian an toàn giữa nova-compute và database</w:t>
      </w:r>
      <w:r w:rsidR="66646FF1" w:rsidRPr="66646FF1">
        <w:rPr>
          <w:lang w:val="vi-VN"/>
        </w:rPr>
        <w:t>.</w:t>
      </w:r>
    </w:p>
    <w:p w14:paraId="2C8D4D2A" w14:textId="6EE33D4F" w:rsidR="1E6AC5AD" w:rsidRDefault="35362D2A" w:rsidP="1E6AC5AD">
      <w:pPr>
        <w:pStyle w:val="ListParagraph"/>
        <w:numPr>
          <w:ilvl w:val="0"/>
          <w:numId w:val="14"/>
        </w:numPr>
        <w:rPr>
          <w:lang w:val="vi-VN"/>
        </w:rPr>
      </w:pPr>
      <w:r w:rsidRPr="35362D2A">
        <w:rPr>
          <w:lang w:val="vi-VN"/>
        </w:rPr>
        <w:t xml:space="preserve">Nova-compute &amp; Hypervisor: </w:t>
      </w:r>
      <w:r w:rsidR="3EB16A28" w:rsidRPr="3EB16A28">
        <w:rPr>
          <w:lang w:val="vi-VN"/>
        </w:rPr>
        <w:t>quản</w:t>
      </w:r>
      <w:r w:rsidRPr="35362D2A">
        <w:rPr>
          <w:lang w:val="vi-VN"/>
        </w:rPr>
        <w:t xml:space="preserve"> lý trực tiếp phần cứng và các máy ảo trên một máy chủ vật lý cụ </w:t>
      </w:r>
      <w:r w:rsidR="4D65E4A3" w:rsidRPr="4D65E4A3">
        <w:rPr>
          <w:lang w:val="vi-VN"/>
        </w:rPr>
        <w:t>thể</w:t>
      </w:r>
      <w:r w:rsidRPr="35362D2A">
        <w:rPr>
          <w:lang w:val="vi-VN"/>
        </w:rPr>
        <w:t>.</w:t>
      </w:r>
    </w:p>
    <w:p w14:paraId="5646DF8F" w14:textId="4D1A1ED2" w:rsidR="7F1ADC50" w:rsidRDefault="7F257065" w:rsidP="7F1ADC50">
      <w:pPr>
        <w:pStyle w:val="ListParagraph"/>
        <w:numPr>
          <w:ilvl w:val="0"/>
          <w:numId w:val="14"/>
        </w:numPr>
        <w:rPr>
          <w:lang w:val="vi-VN"/>
        </w:rPr>
      </w:pPr>
      <w:r w:rsidRPr="7F257065">
        <w:rPr>
          <w:lang w:val="vi-VN"/>
        </w:rPr>
        <w:t xml:space="preserve">DB (Database): </w:t>
      </w:r>
      <w:r w:rsidR="22095CA0" w:rsidRPr="22095CA0">
        <w:rPr>
          <w:lang w:val="vi-VN"/>
        </w:rPr>
        <w:t>nơi</w:t>
      </w:r>
      <w:r w:rsidRPr="7F257065">
        <w:rPr>
          <w:lang w:val="vi-VN"/>
        </w:rPr>
        <w:t xml:space="preserve"> lưu trữ trạng thái của toàn bộ hệ thống (thông tin VM, thông tin host, trạng thái tác vụ).</w:t>
      </w:r>
    </w:p>
    <w:p w14:paraId="789817A2" w14:textId="16CC0D82" w:rsidR="0DD40D13" w:rsidRDefault="0DD40D13" w:rsidP="0DD40D13">
      <w:pPr>
        <w:pStyle w:val="ListParagraph"/>
        <w:numPr>
          <w:ilvl w:val="0"/>
          <w:numId w:val="14"/>
        </w:numPr>
        <w:rPr>
          <w:lang w:val="vi-VN"/>
        </w:rPr>
      </w:pPr>
      <w:r w:rsidRPr="0DD40D13">
        <w:rPr>
          <w:lang w:val="vi-VN"/>
        </w:rPr>
        <w:t xml:space="preserve">Placement: </w:t>
      </w:r>
      <w:r w:rsidR="7BFAA850" w:rsidRPr="7BFAA850">
        <w:rPr>
          <w:lang w:val="vi-VN"/>
        </w:rPr>
        <w:t>Quản</w:t>
      </w:r>
      <w:r w:rsidR="22095CA0" w:rsidRPr="22095CA0">
        <w:rPr>
          <w:lang w:val="vi-VN"/>
        </w:rPr>
        <w:t xml:space="preserve"> </w:t>
      </w:r>
      <w:r w:rsidR="7E83EA4C" w:rsidRPr="7E83EA4C">
        <w:rPr>
          <w:lang w:val="vi-VN"/>
        </w:rPr>
        <w:t xml:space="preserve">lí </w:t>
      </w:r>
      <w:r w:rsidR="77F9DF56" w:rsidRPr="77F9DF56">
        <w:rPr>
          <w:lang w:val="vi-VN"/>
        </w:rPr>
        <w:t xml:space="preserve">tài nguyên </w:t>
      </w:r>
      <w:r w:rsidR="22DC1DAD" w:rsidRPr="22DC1DAD">
        <w:rPr>
          <w:lang w:val="vi-VN"/>
        </w:rPr>
        <w:t>trên</w:t>
      </w:r>
      <w:r w:rsidR="5E2E6C54" w:rsidRPr="5E2E6C54">
        <w:rPr>
          <w:lang w:val="vi-VN"/>
        </w:rPr>
        <w:t xml:space="preserve"> tất cả </w:t>
      </w:r>
      <w:r w:rsidR="61CF54F3" w:rsidRPr="61CF54F3">
        <w:rPr>
          <w:lang w:val="vi-VN"/>
        </w:rPr>
        <w:t>compute node</w:t>
      </w:r>
      <w:r w:rsidR="4CADE64D" w:rsidRPr="4CADE64D">
        <w:rPr>
          <w:lang w:val="vi-VN"/>
        </w:rPr>
        <w:t>,</w:t>
      </w:r>
      <w:r w:rsidR="70FDC78B" w:rsidRPr="70FDC78B">
        <w:rPr>
          <w:lang w:val="vi-VN"/>
        </w:rPr>
        <w:t xml:space="preserve"> giúp</w:t>
      </w:r>
      <w:r w:rsidR="60BA3C76" w:rsidRPr="60BA3C76">
        <w:rPr>
          <w:lang w:val="vi-VN"/>
        </w:rPr>
        <w:t xml:space="preserve"> </w:t>
      </w:r>
      <w:r w:rsidR="53D905B6" w:rsidRPr="53D905B6">
        <w:rPr>
          <w:lang w:val="vi-VN"/>
        </w:rPr>
        <w:t xml:space="preserve">ghi lại chính </w:t>
      </w:r>
      <w:r w:rsidR="66F777CF" w:rsidRPr="66F777CF">
        <w:rPr>
          <w:lang w:val="vi-VN"/>
        </w:rPr>
        <w:t xml:space="preserve">xác ai đang dùng </w:t>
      </w:r>
      <w:r w:rsidR="75B5BF75" w:rsidRPr="75B5BF75">
        <w:rPr>
          <w:lang w:val="vi-VN"/>
        </w:rPr>
        <w:t xml:space="preserve">bao nhiêu CPU, RAM, </w:t>
      </w:r>
      <w:r w:rsidR="29863B36" w:rsidRPr="29863B36">
        <w:rPr>
          <w:lang w:val="vi-VN"/>
        </w:rPr>
        <w:t>Disk</w:t>
      </w:r>
      <w:r w:rsidR="4827D391" w:rsidRPr="4827D391">
        <w:rPr>
          <w:lang w:val="vi-VN"/>
        </w:rPr>
        <w:t>.</w:t>
      </w:r>
    </w:p>
    <w:p w14:paraId="7EF2B34E" w14:textId="04DA355A" w:rsidR="774F3494" w:rsidRDefault="4D636732" w:rsidP="774F3494">
      <w:pPr>
        <w:pStyle w:val="ListParagraph"/>
        <w:numPr>
          <w:ilvl w:val="0"/>
          <w:numId w:val="14"/>
        </w:numPr>
        <w:rPr>
          <w:lang w:val="vi-VN"/>
        </w:rPr>
      </w:pPr>
      <w:r w:rsidRPr="4D636732">
        <w:rPr>
          <w:lang w:val="vi-VN"/>
        </w:rPr>
        <w:t xml:space="preserve">Keystone, Neutron, Glance &amp; Cinder: </w:t>
      </w:r>
      <w:r w:rsidR="56BA4545" w:rsidRPr="56BA4545">
        <w:rPr>
          <w:lang w:val="vi-VN"/>
        </w:rPr>
        <w:t>đây</w:t>
      </w:r>
      <w:r w:rsidRPr="4D636732">
        <w:rPr>
          <w:lang w:val="vi-VN"/>
        </w:rPr>
        <w:t xml:space="preserve"> là các dịch vụ vệ tinh mà Nova phụ thuộc vào để hoàn thiện chức năng</w:t>
      </w:r>
      <w:r w:rsidR="56BA4545" w:rsidRPr="56BA4545">
        <w:rPr>
          <w:lang w:val="vi-VN"/>
        </w:rPr>
        <w:t xml:space="preserve"> </w:t>
      </w:r>
      <w:r w:rsidR="5E0A3041" w:rsidRPr="5E0A3041">
        <w:rPr>
          <w:lang w:val="vi-VN"/>
        </w:rPr>
        <w:t>Cloud</w:t>
      </w:r>
      <w:r w:rsidR="1CD602C1" w:rsidRPr="1CD602C1">
        <w:rPr>
          <w:lang w:val="vi-VN"/>
        </w:rPr>
        <w:t xml:space="preserve"> </w:t>
      </w:r>
      <w:r w:rsidR="6ACFE1B5" w:rsidRPr="6ACFE1B5">
        <w:rPr>
          <w:lang w:val="vi-VN"/>
        </w:rPr>
        <w:t>(Xác thực, Mạng, Lưu trữ).</w:t>
      </w:r>
    </w:p>
    <w:p w14:paraId="2B57A6E5" w14:textId="45BC5542" w:rsidR="001C3D3C" w:rsidRDefault="397DBE56" w:rsidP="001C3D3C">
      <w:pPr>
        <w:pStyle w:val="Heading2"/>
        <w:rPr>
          <w:lang w:val="vi-VN"/>
        </w:rPr>
      </w:pPr>
      <w:bookmarkStart w:id="19" w:name="_Toc214908465"/>
      <w:r w:rsidRPr="397DBE56">
        <w:rPr>
          <w:lang w:val="vi-VN"/>
        </w:rPr>
        <w:t>4. Neutron (Networking Service).</w:t>
      </w:r>
      <w:bookmarkEnd w:id="19"/>
    </w:p>
    <w:p w14:paraId="0D108CC5" w14:textId="50FAB17D" w:rsidR="05ECB0A5" w:rsidRDefault="565EDDB1" w:rsidP="0334FCAE">
      <w:pPr>
        <w:pStyle w:val="Heading3"/>
        <w:rPr>
          <w:lang w:val="vi-VN"/>
        </w:rPr>
      </w:pPr>
      <w:bookmarkStart w:id="20" w:name="_Toc214908466"/>
      <w:r w:rsidRPr="565EDDB1">
        <w:rPr>
          <w:lang w:val="vi-VN"/>
        </w:rPr>
        <w:t xml:space="preserve">4.1. </w:t>
      </w:r>
      <w:r w:rsidR="015845D7" w:rsidRPr="015845D7">
        <w:rPr>
          <w:lang w:val="vi-VN"/>
        </w:rPr>
        <w:t>Giới thiệu</w:t>
      </w:r>
      <w:r w:rsidR="2BA439F0" w:rsidRPr="2BA439F0">
        <w:rPr>
          <w:lang w:val="vi-VN"/>
        </w:rPr>
        <w:t>.</w:t>
      </w:r>
      <w:bookmarkEnd w:id="20"/>
    </w:p>
    <w:p w14:paraId="0584183D" w14:textId="59244E2E" w:rsidR="002B1464" w:rsidRPr="00F26F7B" w:rsidRDefault="397DBE56">
      <w:r w:rsidRPr="00F26F7B">
        <w:rPr>
          <w:lang w:val="vi-VN"/>
        </w:rPr>
        <w:t>Neutron là dự án của OpenStack cung cấp network connectivity as a service (NaaS) trong các môi trường ảo hóa. Neutron cho phép người dùng tạo và quản lý hạ tầng mạng ảo, bao gồm networks, subnets, routers và firewalls thông qua một API thống nhất.</w:t>
      </w:r>
    </w:p>
    <w:p w14:paraId="3D669CC6" w14:textId="0EC6732B" w:rsidR="002B1464" w:rsidRDefault="397DBE56" w:rsidP="5F72E371">
      <w:pPr>
        <w:rPr>
          <w:lang w:val="vi-VN"/>
        </w:rPr>
      </w:pPr>
      <w:r w:rsidRPr="00F26F7B">
        <w:rPr>
          <w:lang w:val="vi-VN"/>
        </w:rPr>
        <w:t>Dự án này hỗ trợ nhiều công nghệ mạng khác nhau để vận hành hệ thống cloud, đồng thời hoạt động phối hợp với các dịch vụ OpenStack khác, đặc biệt là Nova, nhằm đảm bảo các máy ảo (VMs) có thể giao tiếp với nhau và với thế giới bên ngoài một cách linh hoạt và an toàn.</w:t>
      </w:r>
    </w:p>
    <w:p w14:paraId="406791DD" w14:textId="6FCCC109" w:rsidR="45D8D7F0" w:rsidRDefault="45D8D7F0" w:rsidP="45D8D7F0">
      <w:pPr>
        <w:pStyle w:val="Heading3"/>
        <w:rPr>
          <w:lang w:val="vi-VN"/>
        </w:rPr>
      </w:pPr>
      <w:bookmarkStart w:id="21" w:name="_Toc214908467"/>
      <w:r w:rsidRPr="45D8D7F0">
        <w:rPr>
          <w:lang w:val="vi-VN"/>
        </w:rPr>
        <w:t>4.2. Kiến trúc</w:t>
      </w:r>
      <w:r w:rsidR="00837B5D">
        <w:rPr>
          <w:lang w:val="vi-VN"/>
        </w:rPr>
        <w:t xml:space="preserve"> Neutron</w:t>
      </w:r>
      <w:r w:rsidRPr="45D8D7F0">
        <w:rPr>
          <w:lang w:val="vi-VN"/>
        </w:rPr>
        <w:t>.</w:t>
      </w:r>
      <w:bookmarkEnd w:id="21"/>
    </w:p>
    <w:p w14:paraId="7D77BCE6" w14:textId="26C6F73C" w:rsidR="685A5E41" w:rsidRDefault="1EB4F747" w:rsidP="1F6AC22A">
      <w:pPr>
        <w:jc w:val="center"/>
      </w:pPr>
      <w:r>
        <w:rPr>
          <w:noProof/>
        </w:rPr>
        <w:drawing>
          <wp:inline distT="0" distB="0" distL="0" distR="0" wp14:anchorId="0633CA8D" wp14:editId="7E299AEF">
            <wp:extent cx="3326797" cy="1602407"/>
            <wp:effectExtent l="0" t="0" r="6985" b="0"/>
            <wp:docPr id="1932766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66556" name="Picture 1932766556"/>
                    <pic:cNvPicPr/>
                  </pic:nvPicPr>
                  <pic:blipFill>
                    <a:blip r:embed="rId12">
                      <a:extLst>
                        <a:ext uri="{28A0092B-C50C-407E-A947-70E740481C1C}">
                          <a14:useLocalDpi xmlns:a14="http://schemas.microsoft.com/office/drawing/2010/main"/>
                        </a:ext>
                      </a:extLst>
                    </a:blip>
                    <a:stretch>
                      <a:fillRect/>
                    </a:stretch>
                  </pic:blipFill>
                  <pic:spPr>
                    <a:xfrm>
                      <a:off x="0" y="0"/>
                      <a:ext cx="3353416" cy="1615228"/>
                    </a:xfrm>
                    <a:prstGeom prst="rect">
                      <a:avLst/>
                    </a:prstGeom>
                  </pic:spPr>
                </pic:pic>
              </a:graphicData>
            </a:graphic>
          </wp:inline>
        </w:drawing>
      </w:r>
    </w:p>
    <w:p w14:paraId="49DF6BFC" w14:textId="38FEDBE5" w:rsidR="319AA5C4" w:rsidRDefault="319AA5C4" w:rsidP="319AA5C4">
      <w:pPr>
        <w:pStyle w:val="Caption"/>
        <w:rPr>
          <w:lang w:val="vi-VN"/>
        </w:rPr>
      </w:pPr>
      <w:r w:rsidRPr="319AA5C4">
        <w:rPr>
          <w:lang w:val="vi-VN"/>
        </w:rPr>
        <w:t xml:space="preserve">Hình </w:t>
      </w:r>
      <w:r w:rsidR="00F35E40">
        <w:rPr>
          <w:lang w:val="vi-VN"/>
        </w:rPr>
        <w:t>4</w:t>
      </w:r>
      <w:r w:rsidRPr="319AA5C4">
        <w:rPr>
          <w:lang w:val="vi-VN"/>
        </w:rPr>
        <w:t>. Kiến trúc Neutron</w:t>
      </w:r>
      <w:r w:rsidR="00131D7F">
        <w:rPr>
          <w:rStyle w:val="FootnoteReference"/>
          <w:lang w:val="vi-VN"/>
        </w:rPr>
        <w:footnoteReference w:id="4"/>
      </w:r>
    </w:p>
    <w:p w14:paraId="036D7BCD" w14:textId="0E181B88" w:rsidR="002B1464" w:rsidRDefault="033EF598" w:rsidP="033EF598">
      <w:r>
        <w:t xml:space="preserve">Các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w:t>
      </w:r>
      <w:r w:rsidR="6556BD8A">
        <w:t>Neutron</w:t>
      </w:r>
      <w:r>
        <w:t xml:space="preserve"> bao </w:t>
      </w:r>
      <w:proofErr w:type="spellStart"/>
      <w:r>
        <w:t>gồm</w:t>
      </w:r>
      <w:proofErr w:type="spellEnd"/>
      <w:r>
        <w:t>:</w:t>
      </w:r>
    </w:p>
    <w:p w14:paraId="390FB3E1" w14:textId="68D6EB63" w:rsidR="002B1464" w:rsidRDefault="23BF6818" w:rsidP="7C70EDEA">
      <w:pPr>
        <w:pStyle w:val="ListParagraph"/>
        <w:numPr>
          <w:ilvl w:val="0"/>
          <w:numId w:val="14"/>
        </w:numPr>
        <w:rPr>
          <w:lang w:val="vi-VN"/>
        </w:rPr>
      </w:pPr>
      <w:r w:rsidRPr="23BF6818">
        <w:rPr>
          <w:lang w:val="vi-VN"/>
        </w:rPr>
        <w:t>Neutron Server</w:t>
      </w:r>
      <w:r w:rsidR="462E424C" w:rsidRPr="462E424C">
        <w:rPr>
          <w:lang w:val="vi-VN"/>
        </w:rPr>
        <w:t xml:space="preserve">: </w:t>
      </w:r>
      <w:r w:rsidR="4F76D73B" w:rsidRPr="4F76D73B">
        <w:rPr>
          <w:lang w:val="vi-VN"/>
        </w:rPr>
        <w:t>đây</w:t>
      </w:r>
      <w:r w:rsidR="462E424C" w:rsidRPr="462E424C">
        <w:rPr>
          <w:lang w:val="vi-VN"/>
        </w:rPr>
        <w:t xml:space="preserve"> là </w:t>
      </w:r>
      <w:r w:rsidR="450BB767" w:rsidRPr="450BB767">
        <w:rPr>
          <w:lang w:val="vi-VN"/>
        </w:rPr>
        <w:t>nơi</w:t>
      </w:r>
      <w:r w:rsidR="462E424C" w:rsidRPr="462E424C">
        <w:rPr>
          <w:lang w:val="vi-VN"/>
        </w:rPr>
        <w:t xml:space="preserve"> duy nhất tiếp nhận API requests</w:t>
      </w:r>
      <w:r w:rsidR="5D8899CF" w:rsidRPr="5D8899CF">
        <w:rPr>
          <w:lang w:val="vi-VN"/>
        </w:rPr>
        <w:t xml:space="preserve"> </w:t>
      </w:r>
      <w:r w:rsidR="010D37A1" w:rsidRPr="010D37A1">
        <w:rPr>
          <w:lang w:val="vi-VN"/>
        </w:rPr>
        <w:t>(từ Horizon hoặc CLI).</w:t>
      </w:r>
    </w:p>
    <w:p w14:paraId="49D82EE2" w14:textId="77B3D5B1" w:rsidR="436B07A5" w:rsidRDefault="5AB12BB7" w:rsidP="436B07A5">
      <w:pPr>
        <w:pStyle w:val="ListParagraph"/>
        <w:numPr>
          <w:ilvl w:val="0"/>
          <w:numId w:val="14"/>
        </w:numPr>
        <w:rPr>
          <w:lang w:val="vi-VN"/>
        </w:rPr>
      </w:pPr>
      <w:r w:rsidRPr="5AB12BB7">
        <w:rPr>
          <w:lang w:val="vi-VN"/>
        </w:rPr>
        <w:t>Neutron DB (Database): lưu trữ thông tin chi tiết về mạng ảo, mạng con, cổng, bộ định tuyến, nhóm bảo mật và các tài nguyên mạng khác do Neutron quản lý.</w:t>
      </w:r>
    </w:p>
    <w:p w14:paraId="58828594" w14:textId="2D1DBBF8" w:rsidR="5AB12BB7" w:rsidRDefault="5AB12BB7" w:rsidP="5AB12BB7">
      <w:pPr>
        <w:pStyle w:val="ListParagraph"/>
        <w:numPr>
          <w:ilvl w:val="0"/>
          <w:numId w:val="14"/>
        </w:numPr>
        <w:rPr>
          <w:lang w:val="vi-VN"/>
        </w:rPr>
      </w:pPr>
      <w:r w:rsidRPr="5AB12BB7">
        <w:rPr>
          <w:lang w:val="vi-VN"/>
        </w:rPr>
        <w:t>Message Queue (RabbitMQ): giúp liên lạc giữa neutron-server và các Agents nằm rải rác trên các node khác nhau.</w:t>
      </w:r>
    </w:p>
    <w:p w14:paraId="43A82880" w14:textId="633DFA77" w:rsidR="5AB12BB7" w:rsidRDefault="5AB12BB7" w:rsidP="5AB12BB7">
      <w:pPr>
        <w:pStyle w:val="ListParagraph"/>
        <w:numPr>
          <w:ilvl w:val="0"/>
          <w:numId w:val="14"/>
        </w:numPr>
        <w:rPr>
          <w:lang w:val="vi-VN"/>
        </w:rPr>
      </w:pPr>
      <w:r w:rsidRPr="5AB12BB7">
        <w:rPr>
          <w:lang w:val="vi-VN"/>
        </w:rPr>
        <w:lastRenderedPageBreak/>
        <w:t>Agents: các tiến trình thực thi việc cấu hình mạng, chúng thường chạy trên Compute Node hoặc các Network Node chuyên biệt. Bao gồm:</w:t>
      </w:r>
    </w:p>
    <w:p w14:paraId="2F498335" w14:textId="313C9827" w:rsidR="5AB12BB7" w:rsidRDefault="5AB12BB7" w:rsidP="5AB12BB7">
      <w:pPr>
        <w:pStyle w:val="ListParagraph"/>
        <w:numPr>
          <w:ilvl w:val="1"/>
          <w:numId w:val="14"/>
        </w:numPr>
        <w:rPr>
          <w:lang w:val="vi-VN"/>
        </w:rPr>
      </w:pPr>
      <w:r w:rsidRPr="5AB12BB7">
        <w:rPr>
          <w:lang w:val="vi-VN"/>
        </w:rPr>
        <w:t>L2 Agent: khi Nova tạo một máy ảo, L2 Agent chịu trách nhiệm tạo ra các port ảo trên switch ảo và đấu nối card mạng của máy ảo (vNIC) vào đó. Nó đảm bảo các VM thuộc các mạng khác nhau bị cô lập.</w:t>
      </w:r>
    </w:p>
    <w:p w14:paraId="0EBE686E" w14:textId="1116DFCA" w:rsidR="5AB12BB7" w:rsidRDefault="5AB12BB7" w:rsidP="5AB12BB7">
      <w:pPr>
        <w:pStyle w:val="ListParagraph"/>
        <w:numPr>
          <w:ilvl w:val="1"/>
          <w:numId w:val="14"/>
        </w:numPr>
        <w:rPr>
          <w:lang w:val="vi-VN"/>
        </w:rPr>
      </w:pPr>
      <w:r w:rsidRPr="5AB12BB7">
        <w:rPr>
          <w:lang w:val="vi-VN"/>
        </w:rPr>
        <w:t>L3 Agent: quản lý các Router ảo.</w:t>
      </w:r>
    </w:p>
    <w:p w14:paraId="2EA18FC8" w14:textId="085025DC" w:rsidR="5AB12BB7" w:rsidRDefault="5AB12BB7" w:rsidP="5AB12BB7">
      <w:pPr>
        <w:pStyle w:val="ListParagraph"/>
        <w:numPr>
          <w:ilvl w:val="1"/>
          <w:numId w:val="14"/>
        </w:numPr>
        <w:rPr>
          <w:lang w:val="vi-VN"/>
        </w:rPr>
      </w:pPr>
      <w:r w:rsidRPr="5AB12BB7">
        <w:rPr>
          <w:lang w:val="vi-VN"/>
        </w:rPr>
        <w:t>DHCP Agent: cấp phát địa chỉ IP động cho các máy ảo.</w:t>
      </w:r>
    </w:p>
    <w:p w14:paraId="558036DE" w14:textId="703A930F" w:rsidR="001367C8" w:rsidRDefault="397DBE56" w:rsidP="397DBE56">
      <w:pPr>
        <w:pStyle w:val="Heading2"/>
        <w:rPr>
          <w:lang w:val="vi-VN"/>
        </w:rPr>
      </w:pPr>
      <w:bookmarkStart w:id="22" w:name="_Toc214908468"/>
      <w:r w:rsidRPr="397DBE56">
        <w:rPr>
          <w:lang w:val="vi-VN"/>
        </w:rPr>
        <w:t>5. Horizon (Dashboard Service).</w:t>
      </w:r>
      <w:bookmarkEnd w:id="22"/>
    </w:p>
    <w:p w14:paraId="0FA50E4A" w14:textId="4D142569" w:rsidR="5AB12BB7" w:rsidRDefault="5AB12BB7" w:rsidP="5AB12BB7">
      <w:pPr>
        <w:pStyle w:val="Heading3"/>
        <w:rPr>
          <w:lang w:val="vi-VN"/>
        </w:rPr>
      </w:pPr>
      <w:bookmarkStart w:id="23" w:name="_Toc214908469"/>
      <w:r w:rsidRPr="5AB12BB7">
        <w:rPr>
          <w:lang w:val="vi-VN"/>
        </w:rPr>
        <w:t>5.1. Giới thiệu.</w:t>
      </w:r>
      <w:bookmarkEnd w:id="23"/>
    </w:p>
    <w:p w14:paraId="4967EE1B" w14:textId="44DA7DAB" w:rsidR="001367C8" w:rsidRDefault="397DBE56" w:rsidP="397DBE56">
      <w:r w:rsidRPr="5AB12BB7">
        <w:rPr>
          <w:rFonts w:eastAsia="Times New Roman" w:cs="Times New Roman"/>
          <w:lang w:val="vi-VN"/>
        </w:rPr>
        <w:t>Horizon là giao diện người dùng chính thức trên nền web (dashboard) của OpenStack, cho phép người dùng và quản trị viên quản lý tài nguyên cloud thông qua giao diện đồ họa trực quan. Horizon cung cấp một bảng điều khiển thống nhất, nơi bạn có thể thực hiện các tác vụ như tạo và quản lý máy ảo, mạng, volumes, projects, cũng như quản lý người dùng và quyền truy cập.</w:t>
      </w:r>
    </w:p>
    <w:p w14:paraId="093CB4D8" w14:textId="12EF0396" w:rsidR="5AB12BB7" w:rsidRDefault="5AB12BB7" w:rsidP="5AB12BB7">
      <w:pPr>
        <w:pStyle w:val="Heading3"/>
        <w:rPr>
          <w:lang w:val="vi-VN"/>
        </w:rPr>
      </w:pPr>
      <w:bookmarkStart w:id="24" w:name="_Toc214908470"/>
      <w:r w:rsidRPr="5AB12BB7">
        <w:rPr>
          <w:lang w:val="vi-VN"/>
        </w:rPr>
        <w:t xml:space="preserve">5.2. Kiến </w:t>
      </w:r>
      <w:r w:rsidR="00837B5D">
        <w:rPr>
          <w:lang w:val="vi-VN"/>
        </w:rPr>
        <w:t>trúc Horizon</w:t>
      </w:r>
      <w:r w:rsidRPr="5AB12BB7">
        <w:rPr>
          <w:lang w:val="vi-VN"/>
        </w:rPr>
        <w:t>.</w:t>
      </w:r>
      <w:bookmarkEnd w:id="24"/>
    </w:p>
    <w:p w14:paraId="76787638" w14:textId="70F85271" w:rsidR="5AB12BB7" w:rsidRDefault="5AB12BB7" w:rsidP="04C3F694">
      <w:pPr>
        <w:jc w:val="center"/>
      </w:pPr>
      <w:r>
        <w:rPr>
          <w:noProof/>
        </w:rPr>
        <w:drawing>
          <wp:inline distT="0" distB="0" distL="0" distR="0" wp14:anchorId="5CBEB8A6" wp14:editId="3FCA789F">
            <wp:extent cx="3129100" cy="2587625"/>
            <wp:effectExtent l="0" t="0" r="0" b="3175"/>
            <wp:docPr id="1621488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8693" name="Picture 1621488693"/>
                    <pic:cNvPicPr/>
                  </pic:nvPicPr>
                  <pic:blipFill>
                    <a:blip r:embed="rId13">
                      <a:extLst>
                        <a:ext uri="{28A0092B-C50C-407E-A947-70E740481C1C}">
                          <a14:useLocalDpi xmlns:a14="http://schemas.microsoft.com/office/drawing/2010/main"/>
                        </a:ext>
                      </a:extLst>
                    </a:blip>
                    <a:stretch>
                      <a:fillRect/>
                    </a:stretch>
                  </pic:blipFill>
                  <pic:spPr>
                    <a:xfrm>
                      <a:off x="0" y="0"/>
                      <a:ext cx="3155016" cy="2609056"/>
                    </a:xfrm>
                    <a:prstGeom prst="rect">
                      <a:avLst/>
                    </a:prstGeom>
                  </pic:spPr>
                </pic:pic>
              </a:graphicData>
            </a:graphic>
          </wp:inline>
        </w:drawing>
      </w:r>
    </w:p>
    <w:p w14:paraId="5F7C8FD7" w14:textId="4789C005" w:rsidR="52CFBFFA" w:rsidRPr="00C0232A" w:rsidRDefault="52CFBFFA" w:rsidP="52CFBFFA">
      <w:pPr>
        <w:pStyle w:val="Caption"/>
      </w:pPr>
      <w:r w:rsidRPr="52CFBFFA">
        <w:rPr>
          <w:lang w:val="vi-VN"/>
        </w:rPr>
        <w:t xml:space="preserve">Hình </w:t>
      </w:r>
      <w:r w:rsidR="00F35E40">
        <w:rPr>
          <w:lang w:val="vi-VN"/>
        </w:rPr>
        <w:t>5</w:t>
      </w:r>
      <w:r w:rsidRPr="52CFBFFA">
        <w:rPr>
          <w:lang w:val="vi-VN"/>
        </w:rPr>
        <w:t>. Kiến trúc Horizon</w:t>
      </w:r>
      <w:r w:rsidR="00C54251">
        <w:rPr>
          <w:rStyle w:val="FootnoteReference"/>
          <w:lang w:val="vi-VN"/>
        </w:rPr>
        <w:footnoteReference w:id="5"/>
      </w:r>
    </w:p>
    <w:p w14:paraId="7A02D1B7" w14:textId="49C181E2" w:rsidR="397DBE56" w:rsidRDefault="4E56D601" w:rsidP="397DBE56">
      <w:r>
        <w:t xml:space="preserve">Các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Horizon bao </w:t>
      </w:r>
      <w:proofErr w:type="spellStart"/>
      <w:r>
        <w:t>gồm</w:t>
      </w:r>
      <w:proofErr w:type="spellEnd"/>
      <w:r>
        <w:t>:</w:t>
      </w:r>
    </w:p>
    <w:p w14:paraId="44468946" w14:textId="0F80301C" w:rsidR="397DBE56" w:rsidRDefault="19B6B892" w:rsidP="4E56D601">
      <w:pPr>
        <w:pStyle w:val="ListParagraph"/>
        <w:numPr>
          <w:ilvl w:val="0"/>
          <w:numId w:val="14"/>
        </w:numPr>
        <w:rPr>
          <w:lang w:val="vi-VN"/>
        </w:rPr>
      </w:pPr>
      <w:r w:rsidRPr="19B6B892">
        <w:rPr>
          <w:lang w:val="vi-VN"/>
        </w:rPr>
        <w:t>Web Browser: hiển thị giao diện người dùng.</w:t>
      </w:r>
    </w:p>
    <w:p w14:paraId="42EF1AB7" w14:textId="3468C1C8" w:rsidR="19B6B892" w:rsidRDefault="14B3C972" w:rsidP="19B6B892">
      <w:pPr>
        <w:pStyle w:val="ListParagraph"/>
        <w:numPr>
          <w:ilvl w:val="0"/>
          <w:numId w:val="14"/>
        </w:numPr>
        <w:rPr>
          <w:lang w:val="vi-VN"/>
        </w:rPr>
      </w:pPr>
      <w:r w:rsidRPr="14B3C972">
        <w:rPr>
          <w:lang w:val="vi-VN"/>
        </w:rPr>
        <w:t xml:space="preserve">Horizon Web Server: </w:t>
      </w:r>
      <w:r w:rsidR="2450FCBE" w:rsidRPr="2450FCBE">
        <w:rPr>
          <w:lang w:val="vi-VN"/>
        </w:rPr>
        <w:t>có nhiệm vụ nhận</w:t>
      </w:r>
      <w:r w:rsidRPr="14B3C972">
        <w:rPr>
          <w:lang w:val="vi-VN"/>
        </w:rPr>
        <w:t xml:space="preserve"> request từ client</w:t>
      </w:r>
      <w:r w:rsidR="2450FCBE" w:rsidRPr="2450FCBE">
        <w:rPr>
          <w:lang w:val="vi-VN"/>
        </w:rPr>
        <w:t>, kiểm</w:t>
      </w:r>
      <w:r w:rsidRPr="14B3C972">
        <w:rPr>
          <w:lang w:val="vi-VN"/>
        </w:rPr>
        <w:t xml:space="preserve"> tra xác thực (thông qua Keystone</w:t>
      </w:r>
      <w:r w:rsidR="2450FCBE" w:rsidRPr="2450FCBE">
        <w:rPr>
          <w:lang w:val="vi-VN"/>
        </w:rPr>
        <w:t xml:space="preserve">), </w:t>
      </w:r>
      <w:r w:rsidR="60D202C2" w:rsidRPr="60D202C2">
        <w:rPr>
          <w:lang w:val="vi-VN"/>
        </w:rPr>
        <w:t>gọi</w:t>
      </w:r>
      <w:r w:rsidRPr="14B3C972">
        <w:rPr>
          <w:lang w:val="vi-VN"/>
        </w:rPr>
        <w:t xml:space="preserve"> API của các dịch vụ OpenStack khác (Nova, Neutron, Cinder</w:t>
      </w:r>
      <w:r w:rsidR="2450FCBE" w:rsidRPr="2450FCBE">
        <w:rPr>
          <w:lang w:val="vi-VN"/>
        </w:rPr>
        <w:t>…) và render</w:t>
      </w:r>
      <w:r w:rsidRPr="14B3C972">
        <w:rPr>
          <w:lang w:val="vi-VN"/>
        </w:rPr>
        <w:t xml:space="preserve"> dữ liệu thành giao diện web trả về </w:t>
      </w:r>
      <w:r w:rsidR="2450FCBE" w:rsidRPr="2450FCBE">
        <w:rPr>
          <w:lang w:val="vi-VN"/>
        </w:rPr>
        <w:t>client.</w:t>
      </w:r>
    </w:p>
    <w:p w14:paraId="0CE31D74" w14:textId="416C070C" w:rsidR="2450FCBE" w:rsidRDefault="7043A805" w:rsidP="2450FCBE">
      <w:pPr>
        <w:pStyle w:val="ListParagraph"/>
        <w:numPr>
          <w:ilvl w:val="0"/>
          <w:numId w:val="14"/>
        </w:numPr>
        <w:rPr>
          <w:lang w:val="vi-VN"/>
        </w:rPr>
      </w:pPr>
      <w:r w:rsidRPr="7043A805">
        <w:rPr>
          <w:lang w:val="vi-VN"/>
        </w:rPr>
        <w:t xml:space="preserve">Horizon Panels: chia thành nhiều module nhỏ theo từng dịch vụ như là compute, network, </w:t>
      </w:r>
      <w:r w:rsidR="60D202C2" w:rsidRPr="60D202C2">
        <w:rPr>
          <w:lang w:val="vi-VN"/>
        </w:rPr>
        <w:t>block storage,...</w:t>
      </w:r>
    </w:p>
    <w:p w14:paraId="45F7688E" w14:textId="518DC66C" w:rsidR="397DBE56" w:rsidRDefault="002B5CB0" w:rsidP="002B5CB0">
      <w:pPr>
        <w:pStyle w:val="ListParagraph"/>
        <w:numPr>
          <w:ilvl w:val="0"/>
          <w:numId w:val="14"/>
        </w:numPr>
        <w:rPr>
          <w:lang w:val="vi-VN"/>
        </w:rPr>
      </w:pPr>
      <w:r w:rsidRPr="002B5CB0">
        <w:rPr>
          <w:lang w:val="vi-VN"/>
        </w:rPr>
        <w:lastRenderedPageBreak/>
        <w:t>Keystone (Identity Service): dùng để xác thực (authentication) và phân quyền (authorization).</w:t>
      </w:r>
    </w:p>
    <w:p w14:paraId="1487A2E8" w14:textId="79904FE7" w:rsidR="001367C8" w:rsidRPr="001367C8" w:rsidRDefault="001367C8" w:rsidP="001367C8">
      <w:pPr>
        <w:pStyle w:val="Heading2"/>
        <w:rPr>
          <w:lang w:val="vi-VN"/>
        </w:rPr>
      </w:pPr>
      <w:bookmarkStart w:id="25" w:name="_Toc214908471"/>
      <w:r>
        <w:rPr>
          <w:lang w:val="vi-VN"/>
        </w:rPr>
        <w:t xml:space="preserve">6. Một số dịch vụ </w:t>
      </w:r>
      <w:r w:rsidR="00DB3A2A">
        <w:rPr>
          <w:lang w:val="vi-VN"/>
        </w:rPr>
        <w:t xml:space="preserve">tiêu biểu </w:t>
      </w:r>
      <w:r>
        <w:rPr>
          <w:lang w:val="vi-VN"/>
        </w:rPr>
        <w:t>khác trong OpenStack.</w:t>
      </w:r>
      <w:bookmarkEnd w:id="25"/>
    </w:p>
    <w:tbl>
      <w:tblPr>
        <w:tblStyle w:val="TableGrid"/>
        <w:tblW w:w="0" w:type="auto"/>
        <w:jc w:val="center"/>
        <w:tblLook w:val="04A0" w:firstRow="1" w:lastRow="0" w:firstColumn="1" w:lastColumn="0" w:noHBand="0" w:noVBand="1"/>
      </w:tblPr>
      <w:tblGrid>
        <w:gridCol w:w="1372"/>
        <w:gridCol w:w="5162"/>
      </w:tblGrid>
      <w:tr w:rsidR="002C2F17" w14:paraId="66EF76C8" w14:textId="77777777" w:rsidTr="00FB6FBC">
        <w:trPr>
          <w:jc w:val="center"/>
        </w:trPr>
        <w:tc>
          <w:tcPr>
            <w:tcW w:w="0" w:type="auto"/>
          </w:tcPr>
          <w:p w14:paraId="12A61053" w14:textId="2CE57DBA" w:rsidR="002C2F17" w:rsidRDefault="002C2F17" w:rsidP="00FB6FBC">
            <w:pPr>
              <w:keepNext/>
              <w:spacing w:line="276" w:lineRule="auto"/>
              <w:jc w:val="center"/>
            </w:pPr>
            <w:proofErr w:type="spellStart"/>
            <w:r w:rsidRPr="00AF284B">
              <w:t>Dịch</w:t>
            </w:r>
            <w:proofErr w:type="spellEnd"/>
            <w:r w:rsidRPr="00AF284B">
              <w:t xml:space="preserve"> </w:t>
            </w:r>
            <w:proofErr w:type="spellStart"/>
            <w:r w:rsidRPr="00AF284B">
              <w:t>vụ</w:t>
            </w:r>
            <w:proofErr w:type="spellEnd"/>
          </w:p>
        </w:tc>
        <w:tc>
          <w:tcPr>
            <w:tcW w:w="0" w:type="auto"/>
          </w:tcPr>
          <w:p w14:paraId="5C4F3D4C" w14:textId="6E3D4689" w:rsidR="002C2F17" w:rsidRPr="002D12F4" w:rsidRDefault="002D12F4" w:rsidP="00FB6FBC">
            <w:pPr>
              <w:keepNext/>
              <w:spacing w:line="276" w:lineRule="auto"/>
              <w:jc w:val="center"/>
              <w:rPr>
                <w:lang w:val="vi-VN"/>
              </w:rPr>
            </w:pPr>
            <w:proofErr w:type="spellStart"/>
            <w:r>
              <w:t>Chức</w:t>
            </w:r>
            <w:proofErr w:type="spellEnd"/>
            <w:r>
              <w:rPr>
                <w:lang w:val="vi-VN"/>
              </w:rPr>
              <w:t xml:space="preserve"> năng</w:t>
            </w:r>
          </w:p>
        </w:tc>
      </w:tr>
      <w:tr w:rsidR="002C2F17" w14:paraId="70D69E2C" w14:textId="77777777" w:rsidTr="00FB6FBC">
        <w:trPr>
          <w:jc w:val="center"/>
        </w:trPr>
        <w:tc>
          <w:tcPr>
            <w:tcW w:w="0" w:type="auto"/>
          </w:tcPr>
          <w:p w14:paraId="0BACBF42" w14:textId="6B73BD98" w:rsidR="002C2F17" w:rsidRDefault="002C2F17" w:rsidP="00FB6FBC">
            <w:pPr>
              <w:keepNext/>
              <w:spacing w:line="276" w:lineRule="auto"/>
              <w:jc w:val="center"/>
            </w:pPr>
            <w:r w:rsidRPr="00AA382A">
              <w:t>Swift</w:t>
            </w:r>
          </w:p>
        </w:tc>
        <w:tc>
          <w:tcPr>
            <w:tcW w:w="0" w:type="auto"/>
          </w:tcPr>
          <w:p w14:paraId="04A9600E" w14:textId="74CC81DF" w:rsidR="002C2F17" w:rsidRPr="00DA1820" w:rsidRDefault="00D52D68" w:rsidP="00861F16">
            <w:pPr>
              <w:keepNext/>
              <w:tabs>
                <w:tab w:val="left" w:pos="910"/>
              </w:tabs>
              <w:spacing w:line="276" w:lineRule="auto"/>
              <w:jc w:val="center"/>
              <w:rPr>
                <w:lang w:val="vi-VN"/>
              </w:rPr>
            </w:pPr>
            <w:r w:rsidRPr="00D52D68">
              <w:t xml:space="preserve">Object Storage (Lưu </w:t>
            </w:r>
            <w:proofErr w:type="spellStart"/>
            <w:r w:rsidRPr="00D52D68">
              <w:t>trữ</w:t>
            </w:r>
            <w:proofErr w:type="spellEnd"/>
            <w:r w:rsidRPr="00D52D68">
              <w:t xml:space="preserve"> </w:t>
            </w:r>
            <w:proofErr w:type="spellStart"/>
            <w:r w:rsidRPr="00D52D68">
              <w:t>đối</w:t>
            </w:r>
            <w:proofErr w:type="spellEnd"/>
            <w:r w:rsidRPr="00D52D68">
              <w:t xml:space="preserve"> </w:t>
            </w:r>
            <w:proofErr w:type="spellStart"/>
            <w:r w:rsidR="00DA1820">
              <w:t>tượng</w:t>
            </w:r>
            <w:proofErr w:type="spellEnd"/>
            <w:r w:rsidR="00DA1820">
              <w:rPr>
                <w:lang w:val="vi-VN"/>
              </w:rPr>
              <w:t>)</w:t>
            </w:r>
          </w:p>
        </w:tc>
      </w:tr>
      <w:tr w:rsidR="002C2F17" w14:paraId="5CF34D10" w14:textId="77777777" w:rsidTr="00FB6FBC">
        <w:trPr>
          <w:jc w:val="center"/>
        </w:trPr>
        <w:tc>
          <w:tcPr>
            <w:tcW w:w="0" w:type="auto"/>
          </w:tcPr>
          <w:p w14:paraId="747EFAD0" w14:textId="19B874DD" w:rsidR="002C2F17" w:rsidRPr="009B3E0B" w:rsidRDefault="002C2F17" w:rsidP="00FB6FBC">
            <w:pPr>
              <w:keepNext/>
              <w:spacing w:line="276" w:lineRule="auto"/>
              <w:jc w:val="center"/>
              <w:rPr>
                <w:lang w:val="vi-VN"/>
              </w:rPr>
            </w:pPr>
            <w:r w:rsidRPr="002C2F17">
              <w:t>Cinder</w:t>
            </w:r>
          </w:p>
        </w:tc>
        <w:tc>
          <w:tcPr>
            <w:tcW w:w="0" w:type="auto"/>
          </w:tcPr>
          <w:p w14:paraId="42A8B34C" w14:textId="649F3B79" w:rsidR="002C2F17" w:rsidRDefault="004C0185" w:rsidP="00861F16">
            <w:pPr>
              <w:keepNext/>
              <w:spacing w:line="276" w:lineRule="auto"/>
              <w:jc w:val="center"/>
            </w:pPr>
            <w:r w:rsidRPr="004C0185">
              <w:t xml:space="preserve">Block Storage (Lưu </w:t>
            </w:r>
            <w:proofErr w:type="spellStart"/>
            <w:r w:rsidRPr="004C0185">
              <w:t>trữ</w:t>
            </w:r>
            <w:proofErr w:type="spellEnd"/>
            <w:r w:rsidRPr="004C0185">
              <w:t xml:space="preserve"> </w:t>
            </w:r>
            <w:proofErr w:type="spellStart"/>
            <w:r w:rsidRPr="004C0185">
              <w:t>khối</w:t>
            </w:r>
            <w:proofErr w:type="spellEnd"/>
            <w:r w:rsidRPr="004C0185">
              <w:t>)</w:t>
            </w:r>
          </w:p>
        </w:tc>
      </w:tr>
      <w:tr w:rsidR="0022667B" w14:paraId="6D9A3504" w14:textId="77777777" w:rsidTr="00FB6FBC">
        <w:trPr>
          <w:jc w:val="center"/>
        </w:trPr>
        <w:tc>
          <w:tcPr>
            <w:tcW w:w="0" w:type="auto"/>
          </w:tcPr>
          <w:p w14:paraId="7CE05293" w14:textId="07036B60" w:rsidR="0022667B" w:rsidRDefault="0022667B" w:rsidP="00FB6FBC">
            <w:pPr>
              <w:keepNext/>
              <w:spacing w:line="276" w:lineRule="auto"/>
              <w:jc w:val="center"/>
            </w:pPr>
            <w:r w:rsidRPr="0022667B">
              <w:t>Octavia</w:t>
            </w:r>
          </w:p>
        </w:tc>
        <w:tc>
          <w:tcPr>
            <w:tcW w:w="0" w:type="auto"/>
          </w:tcPr>
          <w:p w14:paraId="7E787129" w14:textId="4BB98DB6" w:rsidR="0022667B" w:rsidRDefault="004C0185" w:rsidP="00861F16">
            <w:pPr>
              <w:keepNext/>
              <w:spacing w:line="276" w:lineRule="auto"/>
              <w:jc w:val="center"/>
            </w:pPr>
            <w:r w:rsidRPr="004C0185">
              <w:t>Load Balancing Service (</w:t>
            </w:r>
            <w:proofErr w:type="spellStart"/>
            <w:r w:rsidRPr="004C0185">
              <w:t>Dịch</w:t>
            </w:r>
            <w:proofErr w:type="spellEnd"/>
            <w:r w:rsidRPr="004C0185">
              <w:t xml:space="preserve"> </w:t>
            </w:r>
            <w:proofErr w:type="spellStart"/>
            <w:r w:rsidRPr="004C0185">
              <w:t>vụ</w:t>
            </w:r>
            <w:proofErr w:type="spellEnd"/>
            <w:r w:rsidRPr="004C0185">
              <w:t xml:space="preserve"> </w:t>
            </w:r>
            <w:proofErr w:type="spellStart"/>
            <w:r w:rsidRPr="004C0185">
              <w:t>Cân</w:t>
            </w:r>
            <w:proofErr w:type="spellEnd"/>
            <w:r w:rsidRPr="004C0185">
              <w:t xml:space="preserve"> </w:t>
            </w:r>
            <w:proofErr w:type="spellStart"/>
            <w:r w:rsidRPr="004C0185">
              <w:t>bằng</w:t>
            </w:r>
            <w:proofErr w:type="spellEnd"/>
            <w:r w:rsidRPr="004C0185">
              <w:t xml:space="preserve"> </w:t>
            </w:r>
            <w:proofErr w:type="spellStart"/>
            <w:r w:rsidRPr="004C0185">
              <w:t>tải</w:t>
            </w:r>
            <w:proofErr w:type="spellEnd"/>
            <w:r w:rsidRPr="004C0185">
              <w:t>)</w:t>
            </w:r>
          </w:p>
        </w:tc>
      </w:tr>
      <w:tr w:rsidR="0022667B" w14:paraId="445F1DCC" w14:textId="77777777" w:rsidTr="00FB6FBC">
        <w:trPr>
          <w:jc w:val="center"/>
        </w:trPr>
        <w:tc>
          <w:tcPr>
            <w:tcW w:w="0" w:type="auto"/>
          </w:tcPr>
          <w:p w14:paraId="4FF0D5DC" w14:textId="708A7F60" w:rsidR="0022667B" w:rsidRDefault="004C0185" w:rsidP="00FB6FBC">
            <w:pPr>
              <w:keepNext/>
              <w:spacing w:line="276" w:lineRule="auto"/>
              <w:jc w:val="center"/>
            </w:pPr>
            <w:r w:rsidRPr="004C0185">
              <w:t>Heat</w:t>
            </w:r>
          </w:p>
        </w:tc>
        <w:tc>
          <w:tcPr>
            <w:tcW w:w="0" w:type="auto"/>
          </w:tcPr>
          <w:p w14:paraId="451EA9A6" w14:textId="287E6984" w:rsidR="0022667B" w:rsidRDefault="004C0185" w:rsidP="00861F16">
            <w:pPr>
              <w:keepNext/>
              <w:spacing w:line="276" w:lineRule="auto"/>
              <w:jc w:val="center"/>
            </w:pPr>
            <w:r w:rsidRPr="004C0185">
              <w:t>Orchestration Service (</w:t>
            </w:r>
            <w:proofErr w:type="spellStart"/>
            <w:r w:rsidRPr="004C0185">
              <w:t>Dịch</w:t>
            </w:r>
            <w:proofErr w:type="spellEnd"/>
            <w:r w:rsidRPr="004C0185">
              <w:t xml:space="preserve"> </w:t>
            </w:r>
            <w:proofErr w:type="spellStart"/>
            <w:r w:rsidRPr="004C0185">
              <w:t>vụ</w:t>
            </w:r>
            <w:proofErr w:type="spellEnd"/>
            <w:r w:rsidRPr="004C0185">
              <w:t xml:space="preserve"> </w:t>
            </w:r>
            <w:proofErr w:type="spellStart"/>
            <w:r w:rsidRPr="004C0185">
              <w:t>Điều</w:t>
            </w:r>
            <w:proofErr w:type="spellEnd"/>
            <w:r w:rsidRPr="004C0185">
              <w:t xml:space="preserve"> </w:t>
            </w:r>
            <w:proofErr w:type="spellStart"/>
            <w:r w:rsidRPr="004C0185">
              <w:t>phối</w:t>
            </w:r>
            <w:proofErr w:type="spellEnd"/>
            <w:r w:rsidRPr="004C0185">
              <w:t>)</w:t>
            </w:r>
          </w:p>
        </w:tc>
      </w:tr>
      <w:tr w:rsidR="006C0B18" w14:paraId="454603C7" w14:textId="77777777" w:rsidTr="00FB6FBC">
        <w:trPr>
          <w:jc w:val="center"/>
        </w:trPr>
        <w:tc>
          <w:tcPr>
            <w:tcW w:w="0" w:type="auto"/>
          </w:tcPr>
          <w:p w14:paraId="65FAC015" w14:textId="0E143A10" w:rsidR="006C0B18" w:rsidRPr="004C0185" w:rsidRDefault="006C0B18" w:rsidP="00FB6FBC">
            <w:pPr>
              <w:keepNext/>
              <w:spacing w:line="276" w:lineRule="auto"/>
              <w:jc w:val="center"/>
            </w:pPr>
            <w:r w:rsidRPr="006C0B18">
              <w:t>Magnum</w:t>
            </w:r>
          </w:p>
        </w:tc>
        <w:tc>
          <w:tcPr>
            <w:tcW w:w="0" w:type="auto"/>
          </w:tcPr>
          <w:p w14:paraId="5FA7D93E" w14:textId="14A2C419" w:rsidR="006C0B18" w:rsidRPr="00C07783" w:rsidRDefault="00C07783" w:rsidP="00861F16">
            <w:pPr>
              <w:keepNext/>
              <w:spacing w:line="276" w:lineRule="auto"/>
              <w:jc w:val="center"/>
              <w:rPr>
                <w:lang w:val="vi-VN"/>
              </w:rPr>
            </w:pPr>
            <w:r w:rsidRPr="00C07783">
              <w:t>Container Service (</w:t>
            </w:r>
            <w:proofErr w:type="spellStart"/>
            <w:r w:rsidRPr="00C07783">
              <w:t>Dịch</w:t>
            </w:r>
            <w:proofErr w:type="spellEnd"/>
            <w:r w:rsidRPr="00C07783">
              <w:t xml:space="preserve"> </w:t>
            </w:r>
            <w:proofErr w:type="spellStart"/>
            <w:r w:rsidRPr="00C07783">
              <w:t>vụ</w:t>
            </w:r>
            <w:proofErr w:type="spellEnd"/>
            <w:r w:rsidRPr="00C07783">
              <w:t xml:space="preserve"> Container)</w:t>
            </w:r>
          </w:p>
        </w:tc>
      </w:tr>
      <w:tr w:rsidR="0022667B" w14:paraId="2F557A6A" w14:textId="77777777" w:rsidTr="00FB6FBC">
        <w:trPr>
          <w:jc w:val="center"/>
        </w:trPr>
        <w:tc>
          <w:tcPr>
            <w:tcW w:w="0" w:type="auto"/>
          </w:tcPr>
          <w:p w14:paraId="1006E272" w14:textId="4F7B8452" w:rsidR="0022667B" w:rsidRDefault="004C0185" w:rsidP="00FB6FBC">
            <w:pPr>
              <w:keepNext/>
              <w:spacing w:line="276" w:lineRule="auto"/>
              <w:jc w:val="center"/>
            </w:pPr>
            <w:r w:rsidRPr="004C0185">
              <w:t>Ceilometer</w:t>
            </w:r>
          </w:p>
        </w:tc>
        <w:tc>
          <w:tcPr>
            <w:tcW w:w="0" w:type="auto"/>
          </w:tcPr>
          <w:p w14:paraId="287F1BAD" w14:textId="4349B013" w:rsidR="0022667B" w:rsidRDefault="004C0185" w:rsidP="00861F16">
            <w:pPr>
              <w:keepNext/>
              <w:spacing w:line="276" w:lineRule="auto"/>
              <w:jc w:val="center"/>
            </w:pPr>
            <w:r w:rsidRPr="004C0185">
              <w:t>Metering Service (</w:t>
            </w:r>
            <w:proofErr w:type="spellStart"/>
            <w:r w:rsidRPr="004C0185">
              <w:t>Dịch</w:t>
            </w:r>
            <w:proofErr w:type="spellEnd"/>
            <w:r w:rsidRPr="004C0185">
              <w:t xml:space="preserve"> </w:t>
            </w:r>
            <w:proofErr w:type="spellStart"/>
            <w:r w:rsidRPr="004C0185">
              <w:t>vụ</w:t>
            </w:r>
            <w:proofErr w:type="spellEnd"/>
            <w:r w:rsidRPr="004C0185">
              <w:t xml:space="preserve"> </w:t>
            </w:r>
            <w:proofErr w:type="spellStart"/>
            <w:r w:rsidRPr="004C0185">
              <w:t>Đo</w:t>
            </w:r>
            <w:proofErr w:type="spellEnd"/>
            <w:r w:rsidRPr="004C0185">
              <w:t xml:space="preserve"> </w:t>
            </w:r>
            <w:proofErr w:type="spellStart"/>
            <w:r w:rsidRPr="004C0185">
              <w:t>lường</w:t>
            </w:r>
            <w:proofErr w:type="spellEnd"/>
            <w:r w:rsidRPr="004C0185">
              <w:t>)</w:t>
            </w:r>
          </w:p>
        </w:tc>
      </w:tr>
      <w:tr w:rsidR="0022667B" w14:paraId="55BDF8F1" w14:textId="77777777" w:rsidTr="00FB6FBC">
        <w:trPr>
          <w:jc w:val="center"/>
        </w:trPr>
        <w:tc>
          <w:tcPr>
            <w:tcW w:w="0" w:type="auto"/>
          </w:tcPr>
          <w:p w14:paraId="7D4601AE" w14:textId="2AADEE8E" w:rsidR="0022667B" w:rsidRDefault="004A0EA0" w:rsidP="00FB6FBC">
            <w:pPr>
              <w:keepNext/>
              <w:spacing w:line="276" w:lineRule="auto"/>
              <w:jc w:val="center"/>
            </w:pPr>
            <w:r w:rsidRPr="004A0EA0">
              <w:t>Trove</w:t>
            </w:r>
          </w:p>
        </w:tc>
        <w:tc>
          <w:tcPr>
            <w:tcW w:w="0" w:type="auto"/>
          </w:tcPr>
          <w:p w14:paraId="0F589E4F" w14:textId="38E1CD13" w:rsidR="0022667B" w:rsidRDefault="00DB3A2A" w:rsidP="00861F16">
            <w:pPr>
              <w:keepNext/>
              <w:spacing w:line="276" w:lineRule="auto"/>
              <w:jc w:val="center"/>
            </w:pPr>
            <w:r w:rsidRPr="00DB3A2A">
              <w:t>Database Service (</w:t>
            </w:r>
            <w:proofErr w:type="spellStart"/>
            <w:r w:rsidRPr="00DB3A2A">
              <w:t>Dịch</w:t>
            </w:r>
            <w:proofErr w:type="spellEnd"/>
            <w:r w:rsidRPr="00DB3A2A">
              <w:t xml:space="preserve"> </w:t>
            </w:r>
            <w:proofErr w:type="spellStart"/>
            <w:r w:rsidRPr="00DB3A2A">
              <w:t>vụ</w:t>
            </w:r>
            <w:proofErr w:type="spellEnd"/>
            <w:r w:rsidRPr="00DB3A2A">
              <w:t xml:space="preserve"> </w:t>
            </w:r>
            <w:proofErr w:type="spellStart"/>
            <w:r w:rsidRPr="00DB3A2A">
              <w:t>Cơ</w:t>
            </w:r>
            <w:proofErr w:type="spellEnd"/>
            <w:r w:rsidRPr="00DB3A2A">
              <w:t xml:space="preserve"> </w:t>
            </w:r>
            <w:proofErr w:type="spellStart"/>
            <w:r w:rsidRPr="00DB3A2A">
              <w:t>sở</w:t>
            </w:r>
            <w:proofErr w:type="spellEnd"/>
            <w:r w:rsidRPr="00DB3A2A">
              <w:t xml:space="preserve"> </w:t>
            </w:r>
            <w:proofErr w:type="spellStart"/>
            <w:r w:rsidRPr="00DB3A2A">
              <w:t>dữ</w:t>
            </w:r>
            <w:proofErr w:type="spellEnd"/>
            <w:r w:rsidRPr="00DB3A2A">
              <w:t xml:space="preserve"> </w:t>
            </w:r>
            <w:proofErr w:type="spellStart"/>
            <w:r w:rsidRPr="00DB3A2A">
              <w:t>liệu</w:t>
            </w:r>
            <w:proofErr w:type="spellEnd"/>
            <w:r w:rsidRPr="00DB3A2A">
              <w:t>)</w:t>
            </w:r>
          </w:p>
        </w:tc>
      </w:tr>
      <w:tr w:rsidR="006C0B18" w14:paraId="5C30FABA" w14:textId="77777777" w:rsidTr="00FB6FBC">
        <w:trPr>
          <w:jc w:val="center"/>
        </w:trPr>
        <w:tc>
          <w:tcPr>
            <w:tcW w:w="0" w:type="auto"/>
          </w:tcPr>
          <w:p w14:paraId="740427E3" w14:textId="04E8A212" w:rsidR="006C0B18" w:rsidRDefault="00C07783" w:rsidP="00FB6FBC">
            <w:pPr>
              <w:keepNext/>
              <w:spacing w:line="276" w:lineRule="auto"/>
              <w:jc w:val="center"/>
            </w:pPr>
            <w:r w:rsidRPr="00C07783">
              <w:t>Manila</w:t>
            </w:r>
          </w:p>
        </w:tc>
        <w:tc>
          <w:tcPr>
            <w:tcW w:w="0" w:type="auto"/>
          </w:tcPr>
          <w:p w14:paraId="37EEB8B6" w14:textId="4AF9272C" w:rsidR="006C0B18" w:rsidRDefault="00C07783" w:rsidP="00861F16">
            <w:pPr>
              <w:keepNext/>
              <w:spacing w:line="276" w:lineRule="auto"/>
              <w:jc w:val="center"/>
            </w:pPr>
            <w:r w:rsidRPr="00C07783">
              <w:t>Shared File System (</w:t>
            </w:r>
            <w:proofErr w:type="spellStart"/>
            <w:r w:rsidRPr="00C07783">
              <w:t>Hệ</w:t>
            </w:r>
            <w:proofErr w:type="spellEnd"/>
            <w:r w:rsidRPr="00C07783">
              <w:t xml:space="preserve"> </w:t>
            </w:r>
            <w:proofErr w:type="spellStart"/>
            <w:r w:rsidRPr="00C07783">
              <w:t>thống</w:t>
            </w:r>
            <w:proofErr w:type="spellEnd"/>
            <w:r w:rsidRPr="00C07783">
              <w:t xml:space="preserve"> </w:t>
            </w:r>
            <w:proofErr w:type="spellStart"/>
            <w:r w:rsidRPr="00C07783">
              <w:t>tệp</w:t>
            </w:r>
            <w:proofErr w:type="spellEnd"/>
            <w:r w:rsidRPr="00C07783">
              <w:t xml:space="preserve"> chia </w:t>
            </w:r>
            <w:proofErr w:type="spellStart"/>
            <w:r w:rsidRPr="00C07783">
              <w:t>sẻ</w:t>
            </w:r>
            <w:proofErr w:type="spellEnd"/>
            <w:r w:rsidRPr="00C07783">
              <w:t>)</w:t>
            </w:r>
          </w:p>
        </w:tc>
      </w:tr>
      <w:tr w:rsidR="006C0B18" w14:paraId="7E71715E" w14:textId="77777777" w:rsidTr="00FB6FBC">
        <w:trPr>
          <w:jc w:val="center"/>
        </w:trPr>
        <w:tc>
          <w:tcPr>
            <w:tcW w:w="0" w:type="auto"/>
          </w:tcPr>
          <w:p w14:paraId="5E0F9EE4" w14:textId="27B8CD74" w:rsidR="006C0B18" w:rsidRDefault="00C523EF" w:rsidP="00FB6FBC">
            <w:pPr>
              <w:keepNext/>
              <w:spacing w:line="276" w:lineRule="auto"/>
              <w:jc w:val="center"/>
            </w:pPr>
            <w:r w:rsidRPr="00C523EF">
              <w:t>Designate</w:t>
            </w:r>
          </w:p>
        </w:tc>
        <w:tc>
          <w:tcPr>
            <w:tcW w:w="0" w:type="auto"/>
          </w:tcPr>
          <w:p w14:paraId="39D012E3" w14:textId="53609F25" w:rsidR="006C0B18" w:rsidRDefault="00C523EF" w:rsidP="00861F16">
            <w:pPr>
              <w:keepNext/>
              <w:spacing w:line="276" w:lineRule="auto"/>
              <w:jc w:val="center"/>
            </w:pPr>
            <w:r w:rsidRPr="00C523EF">
              <w:t>DNS Service (</w:t>
            </w:r>
            <w:proofErr w:type="spellStart"/>
            <w:r w:rsidRPr="00C523EF">
              <w:t>Dịch</w:t>
            </w:r>
            <w:proofErr w:type="spellEnd"/>
            <w:r w:rsidRPr="00C523EF">
              <w:t xml:space="preserve"> </w:t>
            </w:r>
            <w:proofErr w:type="spellStart"/>
            <w:r w:rsidRPr="00C523EF">
              <w:t>vụ</w:t>
            </w:r>
            <w:proofErr w:type="spellEnd"/>
            <w:r w:rsidRPr="00C523EF">
              <w:t xml:space="preserve"> DNS)</w:t>
            </w:r>
          </w:p>
        </w:tc>
      </w:tr>
      <w:tr w:rsidR="006C0B18" w14:paraId="0CEE0DEC" w14:textId="77777777" w:rsidTr="00FB6FBC">
        <w:trPr>
          <w:jc w:val="center"/>
        </w:trPr>
        <w:tc>
          <w:tcPr>
            <w:tcW w:w="0" w:type="auto"/>
          </w:tcPr>
          <w:p w14:paraId="61171A5C" w14:textId="3F1676CF" w:rsidR="006C0B18" w:rsidRDefault="00FB6FBC" w:rsidP="00FB6FBC">
            <w:pPr>
              <w:keepNext/>
              <w:spacing w:line="276" w:lineRule="auto"/>
              <w:jc w:val="center"/>
            </w:pPr>
            <w:r w:rsidRPr="00FB6FBC">
              <w:t>Barbican</w:t>
            </w:r>
          </w:p>
        </w:tc>
        <w:tc>
          <w:tcPr>
            <w:tcW w:w="0" w:type="auto"/>
          </w:tcPr>
          <w:p w14:paraId="173FFD88" w14:textId="3CC63851" w:rsidR="006C0B18" w:rsidRDefault="00FB6FBC" w:rsidP="00861F16">
            <w:pPr>
              <w:keepNext/>
              <w:spacing w:line="276" w:lineRule="auto"/>
              <w:jc w:val="center"/>
            </w:pPr>
            <w:r w:rsidRPr="00FB6FBC">
              <w:t>Key Manager Service (</w:t>
            </w:r>
            <w:proofErr w:type="spellStart"/>
            <w:r w:rsidRPr="00FB6FBC">
              <w:t>Dịch</w:t>
            </w:r>
            <w:proofErr w:type="spellEnd"/>
            <w:r w:rsidRPr="00FB6FBC">
              <w:t xml:space="preserve"> </w:t>
            </w:r>
            <w:proofErr w:type="spellStart"/>
            <w:r w:rsidRPr="00FB6FBC">
              <w:t>vụ</w:t>
            </w:r>
            <w:proofErr w:type="spellEnd"/>
            <w:r w:rsidRPr="00FB6FBC">
              <w:t xml:space="preserve"> Quản </w:t>
            </w:r>
            <w:proofErr w:type="spellStart"/>
            <w:r w:rsidRPr="00FB6FBC">
              <w:t>lý</w:t>
            </w:r>
            <w:proofErr w:type="spellEnd"/>
            <w:r w:rsidRPr="00FB6FBC">
              <w:t xml:space="preserve"> </w:t>
            </w:r>
            <w:proofErr w:type="spellStart"/>
            <w:r w:rsidRPr="00FB6FBC">
              <w:t>khóa</w:t>
            </w:r>
            <w:proofErr w:type="spellEnd"/>
            <w:r w:rsidRPr="00FB6FBC">
              <w:t>)</w:t>
            </w:r>
          </w:p>
        </w:tc>
      </w:tr>
    </w:tbl>
    <w:p w14:paraId="3CC141CD" w14:textId="5CE032D3" w:rsidR="00956B9F" w:rsidRPr="00881AF9" w:rsidRDefault="006045CE" w:rsidP="00881AF9">
      <w:pPr>
        <w:pStyle w:val="Caption"/>
        <w:spacing w:line="276" w:lineRule="auto"/>
        <w:rPr>
          <w:lang w:val="vi-VN"/>
        </w:rPr>
      </w:pPr>
      <w:proofErr w:type="spellStart"/>
      <w:r>
        <w:t>Bảng</w:t>
      </w:r>
      <w:proofErr w:type="spellEnd"/>
      <w:r>
        <w:rPr>
          <w:lang w:val="vi-VN"/>
        </w:rPr>
        <w:t xml:space="preserve"> </w:t>
      </w:r>
      <w:r w:rsidR="00616DE3">
        <w:rPr>
          <w:lang w:val="vi-VN"/>
        </w:rPr>
        <w:t>1</w:t>
      </w:r>
      <w:r>
        <w:rPr>
          <w:lang w:val="vi-VN"/>
        </w:rPr>
        <w:t>.</w:t>
      </w:r>
      <w:r w:rsidR="004C0F27">
        <w:rPr>
          <w:lang w:val="vi-VN"/>
        </w:rPr>
        <w:t xml:space="preserve"> Các </w:t>
      </w:r>
      <w:r w:rsidR="004C0F27" w:rsidRPr="004C0F27">
        <w:rPr>
          <w:lang w:val="vi-VN"/>
        </w:rPr>
        <w:t>dịch vụ tiêu biểu</w:t>
      </w:r>
      <w:r w:rsidR="00956B9F">
        <w:rPr>
          <w:rFonts w:cs="Times New Roman"/>
          <w:szCs w:val="26"/>
        </w:rPr>
        <w:br w:type="page"/>
      </w:r>
    </w:p>
    <w:p w14:paraId="6E00D045" w14:textId="266A5D27" w:rsidR="00FC09FB" w:rsidRDefault="00956B9F" w:rsidP="006413C3">
      <w:pPr>
        <w:pStyle w:val="Heading1"/>
      </w:pPr>
      <w:bookmarkStart w:id="26" w:name="_Toc214908472"/>
      <w:proofErr w:type="spellStart"/>
      <w:r w:rsidRPr="00FC09FB">
        <w:lastRenderedPageBreak/>
        <w:t>Chương</w:t>
      </w:r>
      <w:proofErr w:type="spellEnd"/>
      <w:r w:rsidRPr="00FC09FB">
        <w:t xml:space="preserve"> III. </w:t>
      </w:r>
      <w:r w:rsidR="00C03174">
        <w:t>TRIỂN KHAI HỆ THỐNG</w:t>
      </w:r>
      <w:r w:rsidR="00FC09FB" w:rsidRPr="00FC09FB">
        <w:t>.</w:t>
      </w:r>
      <w:bookmarkEnd w:id="26"/>
    </w:p>
    <w:p w14:paraId="588AAF68" w14:textId="1C17F73E" w:rsidR="00074B04" w:rsidRPr="00837B5D" w:rsidRDefault="00074B04" w:rsidP="00A34E1C">
      <w:pPr>
        <w:pStyle w:val="Heading2"/>
        <w:rPr>
          <w:lang w:val="vi-VN"/>
        </w:rPr>
      </w:pPr>
      <w:bookmarkStart w:id="27" w:name="_Toc214908473"/>
      <w:r w:rsidRPr="00816391">
        <w:t xml:space="preserve">1. </w:t>
      </w:r>
      <w:proofErr w:type="spellStart"/>
      <w:r w:rsidRPr="00816391">
        <w:t>Mô</w:t>
      </w:r>
      <w:proofErr w:type="spellEnd"/>
      <w:r w:rsidRPr="00816391">
        <w:t xml:space="preserve"> </w:t>
      </w:r>
      <w:proofErr w:type="spellStart"/>
      <w:r w:rsidRPr="00816391">
        <w:t>hình</w:t>
      </w:r>
      <w:proofErr w:type="spellEnd"/>
      <w:r w:rsidRPr="00816391">
        <w:t xml:space="preserve"> </w:t>
      </w:r>
      <w:proofErr w:type="spellStart"/>
      <w:r w:rsidRPr="00816391">
        <w:t>triển</w:t>
      </w:r>
      <w:proofErr w:type="spellEnd"/>
      <w:r w:rsidRPr="00816391">
        <w:t xml:space="preserve"> </w:t>
      </w:r>
      <w:proofErr w:type="spellStart"/>
      <w:r w:rsidRPr="00816391">
        <w:t>khai</w:t>
      </w:r>
      <w:proofErr w:type="spellEnd"/>
      <w:r w:rsidRPr="00816391">
        <w:t xml:space="preserve"> </w:t>
      </w:r>
      <w:proofErr w:type="spellStart"/>
      <w:r w:rsidRPr="00816391">
        <w:t>và</w:t>
      </w:r>
      <w:proofErr w:type="spellEnd"/>
      <w:r w:rsidRPr="00816391">
        <w:t xml:space="preserve"> Quy </w:t>
      </w:r>
      <w:proofErr w:type="spellStart"/>
      <w:r w:rsidRPr="00816391">
        <w:t>hoạch</w:t>
      </w:r>
      <w:proofErr w:type="spellEnd"/>
      <w:r w:rsidRPr="00816391">
        <w:t xml:space="preserve"> </w:t>
      </w:r>
      <w:proofErr w:type="spellStart"/>
      <w:r w:rsidRPr="00816391">
        <w:t>tài</w:t>
      </w:r>
      <w:proofErr w:type="spellEnd"/>
      <w:r w:rsidRPr="00816391">
        <w:t xml:space="preserve"> </w:t>
      </w:r>
      <w:proofErr w:type="spellStart"/>
      <w:r w:rsidR="00837B5D">
        <w:t>nguyên</w:t>
      </w:r>
      <w:proofErr w:type="spellEnd"/>
      <w:r w:rsidR="00837B5D">
        <w:rPr>
          <w:lang w:val="vi-VN"/>
        </w:rPr>
        <w:t>.</w:t>
      </w:r>
      <w:bookmarkEnd w:id="27"/>
    </w:p>
    <w:p w14:paraId="5B781952" w14:textId="58C3202C" w:rsidR="00074B04" w:rsidRPr="00837B5D" w:rsidRDefault="00074B04" w:rsidP="00A34E1C">
      <w:pPr>
        <w:pStyle w:val="Heading3"/>
        <w:rPr>
          <w:lang w:val="vi-VN"/>
        </w:rPr>
      </w:pPr>
      <w:bookmarkStart w:id="28" w:name="_Toc214908474"/>
      <w:r w:rsidRPr="00816391">
        <w:t xml:space="preserve">1.1. </w:t>
      </w:r>
      <w:proofErr w:type="spellStart"/>
      <w:r w:rsidRPr="00816391">
        <w:t>Kiến</w:t>
      </w:r>
      <w:proofErr w:type="spellEnd"/>
      <w:r w:rsidRPr="00816391">
        <w:t xml:space="preserve"> </w:t>
      </w:r>
      <w:proofErr w:type="spellStart"/>
      <w:r w:rsidRPr="00816391">
        <w:t>trúc</w:t>
      </w:r>
      <w:proofErr w:type="spellEnd"/>
      <w:r w:rsidRPr="00816391">
        <w:t xml:space="preserve"> </w:t>
      </w:r>
      <w:proofErr w:type="spellStart"/>
      <w:r w:rsidRPr="00816391">
        <w:t>vật</w:t>
      </w:r>
      <w:proofErr w:type="spellEnd"/>
      <w:r w:rsidRPr="00816391">
        <w:t xml:space="preserve"> </w:t>
      </w:r>
      <w:proofErr w:type="spellStart"/>
      <w:r w:rsidRPr="00816391">
        <w:t>lý</w:t>
      </w:r>
      <w:proofErr w:type="spellEnd"/>
      <w:r w:rsidRPr="00816391">
        <w:t xml:space="preserve"> </w:t>
      </w:r>
      <w:proofErr w:type="spellStart"/>
      <w:r w:rsidRPr="00816391">
        <w:t>và</w:t>
      </w:r>
      <w:proofErr w:type="spellEnd"/>
      <w:r w:rsidRPr="00816391">
        <w:t xml:space="preserve"> </w:t>
      </w:r>
      <w:proofErr w:type="spellStart"/>
      <w:r w:rsidRPr="00816391">
        <w:t>Phân</w:t>
      </w:r>
      <w:proofErr w:type="spellEnd"/>
      <w:r w:rsidRPr="00816391">
        <w:t xml:space="preserve"> </w:t>
      </w:r>
      <w:proofErr w:type="spellStart"/>
      <w:r w:rsidRPr="00816391">
        <w:t>hoạch</w:t>
      </w:r>
      <w:proofErr w:type="spellEnd"/>
      <w:r w:rsidRPr="00816391">
        <w:t xml:space="preserve"> </w:t>
      </w:r>
      <w:r w:rsidR="00837B5D">
        <w:t>Node</w:t>
      </w:r>
      <w:r w:rsidR="00837B5D">
        <w:rPr>
          <w:lang w:val="vi-VN"/>
        </w:rPr>
        <w:t>.</w:t>
      </w:r>
      <w:bookmarkEnd w:id="28"/>
    </w:p>
    <w:p w14:paraId="29705840" w14:textId="4EA1F2F8" w:rsidR="00074B04" w:rsidRPr="003611AD" w:rsidRDefault="00074B04" w:rsidP="003611AD">
      <w:proofErr w:type="spellStart"/>
      <w:r w:rsidRPr="003611AD">
        <w:t>Dựa</w:t>
      </w:r>
      <w:proofErr w:type="spellEnd"/>
      <w:r w:rsidRPr="003611AD">
        <w:t xml:space="preserve"> </w:t>
      </w:r>
      <w:proofErr w:type="spellStart"/>
      <w:r w:rsidRPr="003611AD">
        <w:t>trên</w:t>
      </w:r>
      <w:proofErr w:type="spellEnd"/>
      <w:r w:rsidRPr="003611AD">
        <w:t xml:space="preserve"> </w:t>
      </w:r>
      <w:proofErr w:type="spellStart"/>
      <w:r w:rsidRPr="003611AD">
        <w:t>nguồn</w:t>
      </w:r>
      <w:proofErr w:type="spellEnd"/>
      <w:r w:rsidRPr="003611AD">
        <w:t xml:space="preserve"> </w:t>
      </w:r>
      <w:proofErr w:type="spellStart"/>
      <w:r w:rsidRPr="003611AD">
        <w:t>tài</w:t>
      </w:r>
      <w:proofErr w:type="spellEnd"/>
      <w:r w:rsidRPr="003611AD">
        <w:t xml:space="preserve"> </w:t>
      </w:r>
      <w:proofErr w:type="spellStart"/>
      <w:r w:rsidRPr="003611AD">
        <w:t>nguyên</w:t>
      </w:r>
      <w:proofErr w:type="spellEnd"/>
      <w:r w:rsidRPr="003611AD">
        <w:t xml:space="preserve"> </w:t>
      </w:r>
      <w:proofErr w:type="spellStart"/>
      <w:r w:rsidRPr="003611AD">
        <w:t>phần</w:t>
      </w:r>
      <w:proofErr w:type="spellEnd"/>
      <w:r w:rsidRPr="003611AD">
        <w:t xml:space="preserve"> </w:t>
      </w:r>
      <w:proofErr w:type="spellStart"/>
      <w:r w:rsidRPr="003611AD">
        <w:t>cứng</w:t>
      </w:r>
      <w:proofErr w:type="spellEnd"/>
      <w:r w:rsidRPr="003611AD">
        <w:t xml:space="preserve"> </w:t>
      </w:r>
      <w:proofErr w:type="spellStart"/>
      <w:r w:rsidRPr="003611AD">
        <w:t>hiện</w:t>
      </w:r>
      <w:proofErr w:type="spellEnd"/>
      <w:r w:rsidRPr="003611AD">
        <w:t xml:space="preserve"> </w:t>
      </w:r>
      <w:proofErr w:type="spellStart"/>
      <w:r w:rsidRPr="003611AD">
        <w:t>có</w:t>
      </w:r>
      <w:proofErr w:type="spellEnd"/>
      <w:r w:rsidRPr="003611AD">
        <w:t xml:space="preserve"> </w:t>
      </w:r>
      <w:proofErr w:type="spellStart"/>
      <w:r w:rsidRPr="003611AD">
        <w:t>và</w:t>
      </w:r>
      <w:proofErr w:type="spellEnd"/>
      <w:r w:rsidRPr="003611AD">
        <w:t xml:space="preserve"> </w:t>
      </w:r>
      <w:proofErr w:type="spellStart"/>
      <w:r w:rsidRPr="003611AD">
        <w:t>yêu</w:t>
      </w:r>
      <w:proofErr w:type="spellEnd"/>
      <w:r w:rsidRPr="003611AD">
        <w:t xml:space="preserve"> </w:t>
      </w:r>
      <w:proofErr w:type="spellStart"/>
      <w:r w:rsidRPr="003611AD">
        <w:t>cầu</w:t>
      </w:r>
      <w:proofErr w:type="spellEnd"/>
      <w:r w:rsidRPr="003611AD">
        <w:t xml:space="preserve"> </w:t>
      </w:r>
      <w:proofErr w:type="spellStart"/>
      <w:r w:rsidRPr="003611AD">
        <w:t>tối</w:t>
      </w:r>
      <w:proofErr w:type="spellEnd"/>
      <w:r w:rsidRPr="003611AD">
        <w:t xml:space="preserve"> </w:t>
      </w:r>
      <w:proofErr w:type="spellStart"/>
      <w:r w:rsidRPr="003611AD">
        <w:t>ưu</w:t>
      </w:r>
      <w:proofErr w:type="spellEnd"/>
      <w:r w:rsidRPr="003611AD">
        <w:t xml:space="preserve"> </w:t>
      </w:r>
      <w:proofErr w:type="spellStart"/>
      <w:r w:rsidRPr="003611AD">
        <w:t>hóa</w:t>
      </w:r>
      <w:proofErr w:type="spellEnd"/>
      <w:r w:rsidRPr="003611AD">
        <w:t xml:space="preserve"> </w:t>
      </w:r>
      <w:proofErr w:type="spellStart"/>
      <w:r w:rsidRPr="003611AD">
        <w:t>hiệu</w:t>
      </w:r>
      <w:proofErr w:type="spellEnd"/>
      <w:r w:rsidRPr="003611AD">
        <w:t xml:space="preserve"> </w:t>
      </w:r>
      <w:proofErr w:type="spellStart"/>
      <w:r w:rsidRPr="003611AD">
        <w:t>năng</w:t>
      </w:r>
      <w:proofErr w:type="spellEnd"/>
      <w:r w:rsidRPr="003611AD">
        <w:t xml:space="preserve"> </w:t>
      </w:r>
      <w:proofErr w:type="spellStart"/>
      <w:r w:rsidRPr="003611AD">
        <w:t>cho</w:t>
      </w:r>
      <w:proofErr w:type="spellEnd"/>
      <w:r w:rsidRPr="003611AD">
        <w:t xml:space="preserve"> </w:t>
      </w:r>
      <w:proofErr w:type="spellStart"/>
      <w:r w:rsidRPr="003611AD">
        <w:t>môi</w:t>
      </w:r>
      <w:proofErr w:type="spellEnd"/>
      <w:r w:rsidRPr="003611AD">
        <w:t xml:space="preserve"> </w:t>
      </w:r>
      <w:proofErr w:type="spellStart"/>
      <w:r w:rsidRPr="003611AD">
        <w:t>trường</w:t>
      </w:r>
      <w:proofErr w:type="spellEnd"/>
      <w:r w:rsidRPr="003611AD">
        <w:t xml:space="preserve"> OpenStack, </w:t>
      </w:r>
      <w:proofErr w:type="spellStart"/>
      <w:r w:rsidRPr="003611AD">
        <w:t>nhóm</w:t>
      </w:r>
      <w:proofErr w:type="spellEnd"/>
      <w:r w:rsidRPr="003611AD">
        <w:t xml:space="preserve"> </w:t>
      </w:r>
      <w:proofErr w:type="spellStart"/>
      <w:r w:rsidRPr="003611AD">
        <w:t>thực</w:t>
      </w:r>
      <w:proofErr w:type="spellEnd"/>
      <w:r w:rsidRPr="003611AD">
        <w:t xml:space="preserve"> </w:t>
      </w:r>
      <w:proofErr w:type="spellStart"/>
      <w:r w:rsidRPr="003611AD">
        <w:t>hiện</w:t>
      </w:r>
      <w:proofErr w:type="spellEnd"/>
      <w:r w:rsidRPr="003611AD">
        <w:t xml:space="preserve"> </w:t>
      </w:r>
      <w:proofErr w:type="spellStart"/>
      <w:r w:rsidRPr="003611AD">
        <w:t>đã</w:t>
      </w:r>
      <w:proofErr w:type="spellEnd"/>
      <w:r w:rsidRPr="003611AD">
        <w:t xml:space="preserve"> </w:t>
      </w:r>
      <w:proofErr w:type="spellStart"/>
      <w:r w:rsidRPr="003611AD">
        <w:t>thiết</w:t>
      </w:r>
      <w:proofErr w:type="spellEnd"/>
      <w:r w:rsidRPr="003611AD">
        <w:t xml:space="preserve"> </w:t>
      </w:r>
      <w:proofErr w:type="spellStart"/>
      <w:r w:rsidRPr="003611AD">
        <w:t>kế</w:t>
      </w:r>
      <w:proofErr w:type="spellEnd"/>
      <w:r w:rsidRPr="003611AD">
        <w:t xml:space="preserve"> </w:t>
      </w:r>
      <w:proofErr w:type="spellStart"/>
      <w:r w:rsidRPr="003611AD">
        <w:t>hệ</w:t>
      </w:r>
      <w:proofErr w:type="spellEnd"/>
      <w:r w:rsidRPr="003611AD">
        <w:t xml:space="preserve"> </w:t>
      </w:r>
      <w:proofErr w:type="spellStart"/>
      <w:r w:rsidRPr="003611AD">
        <w:t>thống</w:t>
      </w:r>
      <w:proofErr w:type="spellEnd"/>
      <w:r w:rsidRPr="003611AD">
        <w:t xml:space="preserve"> </w:t>
      </w:r>
      <w:proofErr w:type="spellStart"/>
      <w:r w:rsidRPr="003611AD">
        <w:t>theo</w:t>
      </w:r>
      <w:proofErr w:type="spellEnd"/>
      <w:r w:rsidRPr="003611AD">
        <w:t xml:space="preserve"> </w:t>
      </w:r>
      <w:proofErr w:type="spellStart"/>
      <w:r w:rsidRPr="003611AD">
        <w:t>mô</w:t>
      </w:r>
      <w:proofErr w:type="spellEnd"/>
      <w:r w:rsidRPr="003611AD">
        <w:t xml:space="preserve"> </w:t>
      </w:r>
      <w:proofErr w:type="spellStart"/>
      <w:r w:rsidRPr="003611AD">
        <w:t>hình</w:t>
      </w:r>
      <w:proofErr w:type="spellEnd"/>
      <w:r w:rsidRPr="003611AD">
        <w:t xml:space="preserve"> </w:t>
      </w:r>
      <w:proofErr w:type="gramStart"/>
      <w:r w:rsidRPr="003611AD">
        <w:t>Multi-node</w:t>
      </w:r>
      <w:proofErr w:type="gramEnd"/>
      <w:r w:rsidRPr="003611AD">
        <w:t xml:space="preserve"> </w:t>
      </w:r>
      <w:proofErr w:type="spellStart"/>
      <w:r w:rsidRPr="003611AD">
        <w:t>gồm</w:t>
      </w:r>
      <w:proofErr w:type="spellEnd"/>
      <w:r w:rsidRPr="003611AD">
        <w:t xml:space="preserve"> 03 node </w:t>
      </w:r>
      <w:proofErr w:type="spellStart"/>
      <w:r w:rsidRPr="003611AD">
        <w:t>bằng</w:t>
      </w:r>
      <w:proofErr w:type="spellEnd"/>
      <w:r w:rsidRPr="003611AD">
        <w:t xml:space="preserve"> Kolla-Ansible. </w:t>
      </w:r>
      <w:proofErr w:type="spellStart"/>
      <w:r w:rsidRPr="003611AD">
        <w:t>Kiến</w:t>
      </w:r>
      <w:proofErr w:type="spellEnd"/>
      <w:r w:rsidRPr="003611AD">
        <w:t xml:space="preserve"> </w:t>
      </w:r>
      <w:proofErr w:type="spellStart"/>
      <w:r w:rsidRPr="003611AD">
        <w:t>trúc</w:t>
      </w:r>
      <w:proofErr w:type="spellEnd"/>
      <w:r w:rsidRPr="003611AD">
        <w:t xml:space="preserve"> </w:t>
      </w:r>
      <w:proofErr w:type="spellStart"/>
      <w:r w:rsidRPr="003611AD">
        <w:t>này</w:t>
      </w:r>
      <w:proofErr w:type="spellEnd"/>
      <w:r w:rsidRPr="003611AD">
        <w:t xml:space="preserve"> </w:t>
      </w:r>
      <w:proofErr w:type="spellStart"/>
      <w:r w:rsidRPr="003611AD">
        <w:t>tách</w:t>
      </w:r>
      <w:proofErr w:type="spellEnd"/>
      <w:r w:rsidRPr="003611AD">
        <w:t xml:space="preserve"> </w:t>
      </w:r>
      <w:proofErr w:type="spellStart"/>
      <w:r w:rsidRPr="003611AD">
        <w:t>biệt</w:t>
      </w:r>
      <w:proofErr w:type="spellEnd"/>
      <w:r w:rsidRPr="003611AD">
        <w:t xml:space="preserve"> </w:t>
      </w:r>
      <w:proofErr w:type="spellStart"/>
      <w:r w:rsidRPr="003611AD">
        <w:t>tầng</w:t>
      </w:r>
      <w:proofErr w:type="spellEnd"/>
      <w:r w:rsidRPr="003611AD">
        <w:t xml:space="preserve"> </w:t>
      </w:r>
      <w:proofErr w:type="spellStart"/>
      <w:r w:rsidRPr="003611AD">
        <w:t>điều</w:t>
      </w:r>
      <w:proofErr w:type="spellEnd"/>
      <w:r w:rsidRPr="003611AD">
        <w:t xml:space="preserve"> </w:t>
      </w:r>
      <w:proofErr w:type="spellStart"/>
      <w:r w:rsidRPr="003611AD">
        <w:t>khiển</w:t>
      </w:r>
      <w:proofErr w:type="spellEnd"/>
      <w:r w:rsidRPr="003611AD">
        <w:t xml:space="preserve"> (Control Plane) </w:t>
      </w:r>
      <w:proofErr w:type="spellStart"/>
      <w:r w:rsidRPr="003611AD">
        <w:t>và</w:t>
      </w:r>
      <w:proofErr w:type="spellEnd"/>
      <w:r w:rsidRPr="003611AD">
        <w:t xml:space="preserve"> </w:t>
      </w:r>
      <w:proofErr w:type="spellStart"/>
      <w:r w:rsidRPr="003611AD">
        <w:t>tầng</w:t>
      </w:r>
      <w:proofErr w:type="spellEnd"/>
      <w:r w:rsidRPr="003611AD">
        <w:t xml:space="preserve"> </w:t>
      </w:r>
      <w:proofErr w:type="spellStart"/>
      <w:r w:rsidRPr="003611AD">
        <w:t>tính</w:t>
      </w:r>
      <w:proofErr w:type="spellEnd"/>
      <w:r w:rsidRPr="003611AD">
        <w:t xml:space="preserve"> </w:t>
      </w:r>
      <w:proofErr w:type="spellStart"/>
      <w:r w:rsidRPr="003611AD">
        <w:t>toán</w:t>
      </w:r>
      <w:proofErr w:type="spellEnd"/>
      <w:r w:rsidRPr="003611AD">
        <w:t xml:space="preserve"> (Compute Plane), </w:t>
      </w:r>
      <w:proofErr w:type="spellStart"/>
      <w:r w:rsidRPr="003611AD">
        <w:t>giúp</w:t>
      </w:r>
      <w:proofErr w:type="spellEnd"/>
      <w:r w:rsidRPr="003611AD">
        <w:t xml:space="preserve"> </w:t>
      </w:r>
      <w:proofErr w:type="spellStart"/>
      <w:r w:rsidRPr="003611AD">
        <w:t>hệ</w:t>
      </w:r>
      <w:proofErr w:type="spellEnd"/>
      <w:r w:rsidRPr="003611AD">
        <w:t xml:space="preserve"> </w:t>
      </w:r>
      <w:proofErr w:type="spellStart"/>
      <w:r w:rsidRPr="003611AD">
        <w:t>thống</w:t>
      </w:r>
      <w:proofErr w:type="spellEnd"/>
      <w:r w:rsidRPr="003611AD">
        <w:t xml:space="preserve"> </w:t>
      </w:r>
      <w:proofErr w:type="spellStart"/>
      <w:r w:rsidRPr="003611AD">
        <w:t>hoạt</w:t>
      </w:r>
      <w:proofErr w:type="spellEnd"/>
      <w:r w:rsidRPr="003611AD">
        <w:t xml:space="preserve"> </w:t>
      </w:r>
      <w:proofErr w:type="spellStart"/>
      <w:r w:rsidRPr="003611AD">
        <w:t>động</w:t>
      </w:r>
      <w:proofErr w:type="spellEnd"/>
      <w:r w:rsidRPr="003611AD">
        <w:t xml:space="preserve"> </w:t>
      </w:r>
      <w:proofErr w:type="spellStart"/>
      <w:r w:rsidRPr="003611AD">
        <w:t>ổn</w:t>
      </w:r>
      <w:proofErr w:type="spellEnd"/>
      <w:r w:rsidRPr="003611AD">
        <w:t xml:space="preserve"> </w:t>
      </w:r>
      <w:proofErr w:type="spellStart"/>
      <w:r w:rsidRPr="003611AD">
        <w:t>định</w:t>
      </w:r>
      <w:proofErr w:type="spellEnd"/>
      <w:r w:rsidRPr="003611AD">
        <w:t xml:space="preserve"> </w:t>
      </w:r>
      <w:proofErr w:type="spellStart"/>
      <w:r w:rsidRPr="003611AD">
        <w:t>hơn</w:t>
      </w:r>
      <w:proofErr w:type="spellEnd"/>
      <w:r w:rsidRPr="003611AD">
        <w:t xml:space="preserve"> </w:t>
      </w:r>
      <w:proofErr w:type="spellStart"/>
      <w:r w:rsidRPr="003611AD">
        <w:t>và</w:t>
      </w:r>
      <w:proofErr w:type="spellEnd"/>
      <w:r w:rsidRPr="003611AD">
        <w:t xml:space="preserve"> </w:t>
      </w:r>
      <w:proofErr w:type="spellStart"/>
      <w:r w:rsidRPr="003611AD">
        <w:t>dễ</w:t>
      </w:r>
      <w:proofErr w:type="spellEnd"/>
      <w:r w:rsidRPr="003611AD">
        <w:t xml:space="preserve"> </w:t>
      </w:r>
      <w:proofErr w:type="spellStart"/>
      <w:r w:rsidRPr="003611AD">
        <w:t>dàng</w:t>
      </w:r>
      <w:proofErr w:type="spellEnd"/>
      <w:r w:rsidRPr="003611AD">
        <w:t xml:space="preserve"> </w:t>
      </w:r>
      <w:proofErr w:type="spellStart"/>
      <w:r w:rsidRPr="003611AD">
        <w:t>mở</w:t>
      </w:r>
      <w:proofErr w:type="spellEnd"/>
      <w:r w:rsidRPr="003611AD">
        <w:t xml:space="preserve"> </w:t>
      </w:r>
      <w:proofErr w:type="spellStart"/>
      <w:r w:rsidRPr="003611AD">
        <w:t>rộng</w:t>
      </w:r>
      <w:proofErr w:type="spellEnd"/>
      <w:r w:rsidRPr="003611AD">
        <w:t>.</w:t>
      </w:r>
    </w:p>
    <w:p w14:paraId="55F65395" w14:textId="10E246E9" w:rsidR="00074B04" w:rsidRPr="00816391" w:rsidRDefault="00074B04" w:rsidP="00417F63">
      <w:pPr>
        <w:ind w:firstLine="720"/>
      </w:pPr>
      <w:r w:rsidRPr="00816391">
        <w:t xml:space="preserve">Chi </w:t>
      </w:r>
      <w:proofErr w:type="spellStart"/>
      <w:r w:rsidRPr="00816391">
        <w:t>tiết</w:t>
      </w:r>
      <w:proofErr w:type="spellEnd"/>
      <w:r w:rsidRPr="00816391">
        <w:t xml:space="preserve"> </w:t>
      </w:r>
      <w:proofErr w:type="spellStart"/>
      <w:r w:rsidRPr="00816391">
        <w:t>phân</w:t>
      </w:r>
      <w:proofErr w:type="spellEnd"/>
      <w:r w:rsidRPr="00816391">
        <w:t xml:space="preserve"> </w:t>
      </w:r>
      <w:proofErr w:type="spellStart"/>
      <w:r w:rsidRPr="00816391">
        <w:t>bổ</w:t>
      </w:r>
      <w:proofErr w:type="spellEnd"/>
      <w:r w:rsidRPr="00816391">
        <w:t xml:space="preserve"> </w:t>
      </w:r>
      <w:proofErr w:type="spellStart"/>
      <w:r w:rsidRPr="00816391">
        <w:t>tài</w:t>
      </w:r>
      <w:proofErr w:type="spellEnd"/>
      <w:r w:rsidRPr="00816391">
        <w:t xml:space="preserve"> </w:t>
      </w:r>
      <w:proofErr w:type="spellStart"/>
      <w:r w:rsidRPr="00816391">
        <w:t>nguyên</w:t>
      </w:r>
      <w:proofErr w:type="spellEnd"/>
      <w:r w:rsidRPr="00816391">
        <w:t xml:space="preserve"> </w:t>
      </w:r>
      <w:proofErr w:type="spellStart"/>
      <w:r w:rsidRPr="00816391">
        <w:t>cho</w:t>
      </w:r>
      <w:proofErr w:type="spellEnd"/>
      <w:r w:rsidRPr="00816391">
        <w:t xml:space="preserve"> </w:t>
      </w:r>
      <w:proofErr w:type="spellStart"/>
      <w:r w:rsidRPr="00816391">
        <w:t>các</w:t>
      </w:r>
      <w:proofErr w:type="spellEnd"/>
      <w:r w:rsidRPr="00816391">
        <w:t xml:space="preserve"> node </w:t>
      </w:r>
      <w:proofErr w:type="spellStart"/>
      <w:r w:rsidRPr="00816391">
        <w:t>như</w:t>
      </w:r>
      <w:proofErr w:type="spellEnd"/>
      <w:r w:rsidRPr="00816391">
        <w:t xml:space="preserve"> </w:t>
      </w:r>
      <w:proofErr w:type="spellStart"/>
      <w:r w:rsidRPr="00816391">
        <w:t>sau</w:t>
      </w:r>
      <w:proofErr w:type="spellEnd"/>
      <w:r w:rsidRPr="00816391">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32"/>
        <w:gridCol w:w="1568"/>
        <w:gridCol w:w="1596"/>
        <w:gridCol w:w="1020"/>
        <w:gridCol w:w="1380"/>
        <w:gridCol w:w="2214"/>
      </w:tblGrid>
      <w:tr w:rsidR="00074B04" w:rsidRPr="00816391" w14:paraId="08CE5892" w14:textId="77777777" w:rsidTr="00B9623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F16E24" w14:textId="77777777" w:rsidR="00074B04" w:rsidRPr="00816391" w:rsidRDefault="00074B04" w:rsidP="00B96234">
            <w:pPr>
              <w:jc w:val="center"/>
            </w:pPr>
            <w:r w:rsidRPr="00816391">
              <w:rPr>
                <w:b/>
                <w:bCs/>
              </w:rPr>
              <w:t>Hostname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B544F" w14:textId="77777777" w:rsidR="00074B04" w:rsidRPr="00816391" w:rsidRDefault="00074B04" w:rsidP="00B96234">
            <w:pPr>
              <w:jc w:val="center"/>
            </w:pPr>
            <w:r w:rsidRPr="00816391">
              <w:rPr>
                <w:b/>
                <w:bCs/>
              </w:rPr>
              <w:t xml:space="preserve">Role (Vai </w:t>
            </w:r>
            <w:proofErr w:type="spellStart"/>
            <w:r w:rsidRPr="00816391">
              <w:rPr>
                <w:b/>
                <w:bCs/>
              </w:rPr>
              <w:t>trò</w:t>
            </w:r>
            <w:proofErr w:type="spellEnd"/>
            <w:r w:rsidRPr="00816391">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E56DC" w14:textId="77777777" w:rsidR="00074B04" w:rsidRPr="00816391" w:rsidRDefault="00074B04" w:rsidP="00B96234">
            <w:pPr>
              <w:jc w:val="center"/>
            </w:pPr>
            <w:r w:rsidRPr="00816391">
              <w:rPr>
                <w:b/>
                <w:bCs/>
              </w:rPr>
              <w:t>IP Address (</w:t>
            </w:r>
            <w:proofErr w:type="spellStart"/>
            <w:r w:rsidRPr="00816391">
              <w:rPr>
                <w:b/>
                <w:bCs/>
              </w:rPr>
              <w:t>Mgmt</w:t>
            </w:r>
            <w:proofErr w:type="spellEnd"/>
            <w:r w:rsidRPr="00816391">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6E8A6" w14:textId="77777777" w:rsidR="00074B04" w:rsidRPr="00816391" w:rsidRDefault="00074B04" w:rsidP="00B96234">
            <w:pPr>
              <w:jc w:val="center"/>
            </w:pPr>
            <w:r w:rsidRPr="00816391">
              <w:rPr>
                <w:b/>
                <w:bCs/>
              </w:rPr>
              <w:t>SSH User</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A80106" w14:textId="77777777" w:rsidR="00074B04" w:rsidRPr="00816391" w:rsidRDefault="00074B04" w:rsidP="00B96234">
            <w:pPr>
              <w:jc w:val="center"/>
            </w:pPr>
            <w:proofErr w:type="spellStart"/>
            <w:r w:rsidRPr="00816391">
              <w:rPr>
                <w:b/>
                <w:bCs/>
              </w:rPr>
              <w:t>Cấu</w:t>
            </w:r>
            <w:proofErr w:type="spellEnd"/>
            <w:r w:rsidRPr="00816391">
              <w:rPr>
                <w:b/>
                <w:bCs/>
              </w:rPr>
              <w:t xml:space="preserve"> </w:t>
            </w:r>
            <w:proofErr w:type="spellStart"/>
            <w:r w:rsidRPr="00816391">
              <w:rPr>
                <w:b/>
                <w:bCs/>
              </w:rPr>
              <w:t>hình</w:t>
            </w:r>
            <w:proofErr w:type="spellEnd"/>
            <w:r w:rsidRPr="00816391">
              <w:rPr>
                <w:b/>
                <w:bCs/>
              </w:rPr>
              <w:t xml:space="preserve"> VM</w:t>
            </w:r>
          </w:p>
        </w:tc>
        <w:tc>
          <w:tcPr>
            <w:tcW w:w="2169" w:type="dxa"/>
            <w:tcBorders>
              <w:top w:val="single" w:sz="6" w:space="0" w:color="auto"/>
              <w:left w:val="single" w:sz="6" w:space="0" w:color="auto"/>
              <w:bottom w:val="single" w:sz="6" w:space="0" w:color="auto"/>
              <w:right w:val="single" w:sz="6" w:space="0" w:color="auto"/>
            </w:tcBorders>
            <w:vAlign w:val="center"/>
            <w:hideMark/>
          </w:tcPr>
          <w:p w14:paraId="253BF90E" w14:textId="77777777" w:rsidR="00074B04" w:rsidRPr="00816391" w:rsidRDefault="00074B04" w:rsidP="00B96234">
            <w:pPr>
              <w:jc w:val="center"/>
            </w:pPr>
            <w:proofErr w:type="spellStart"/>
            <w:r w:rsidRPr="00816391">
              <w:rPr>
                <w:b/>
                <w:bCs/>
              </w:rPr>
              <w:t>Chức</w:t>
            </w:r>
            <w:proofErr w:type="spellEnd"/>
            <w:r w:rsidRPr="00816391">
              <w:rPr>
                <w:b/>
                <w:bCs/>
              </w:rPr>
              <w:t xml:space="preserve"> </w:t>
            </w:r>
            <w:proofErr w:type="spellStart"/>
            <w:r w:rsidRPr="00816391">
              <w:rPr>
                <w:b/>
                <w:bCs/>
              </w:rPr>
              <w:t>năng</w:t>
            </w:r>
            <w:proofErr w:type="spellEnd"/>
          </w:p>
        </w:tc>
      </w:tr>
      <w:tr w:rsidR="00074B04" w:rsidRPr="00816391" w14:paraId="00EC76DD" w14:textId="77777777" w:rsidTr="00B9623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F2886C8" w14:textId="77777777" w:rsidR="00074B04" w:rsidRPr="00816391" w:rsidRDefault="00074B04" w:rsidP="00B96234">
            <w:pPr>
              <w:jc w:val="center"/>
            </w:pPr>
            <w:r w:rsidRPr="00816391">
              <w:rPr>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78F86" w14:textId="77777777" w:rsidR="00074B04" w:rsidRPr="00816391" w:rsidRDefault="00074B04" w:rsidP="00B96234">
            <w:pPr>
              <w:jc w:val="center"/>
            </w:pPr>
            <w:r w:rsidRPr="00816391">
              <w:t>Controller, Network,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9AFEC" w14:textId="77777777" w:rsidR="00074B04" w:rsidRPr="00816391" w:rsidRDefault="00074B04" w:rsidP="00B96234">
            <w:pPr>
              <w:jc w:val="center"/>
            </w:pPr>
            <w:r w:rsidRPr="00816391">
              <w:t>10.32.213.10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E929A" w14:textId="77777777" w:rsidR="00074B04" w:rsidRPr="00816391" w:rsidRDefault="00074B04" w:rsidP="00B96234">
            <w:pPr>
              <w:jc w:val="center"/>
            </w:pPr>
            <w:r w:rsidRPr="00816391">
              <w:t>root</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F8B072F" w14:textId="77777777" w:rsidR="00074B04" w:rsidRPr="00816391" w:rsidRDefault="00074B04" w:rsidP="00B96234">
            <w:pPr>
              <w:jc w:val="center"/>
            </w:pPr>
            <w:r w:rsidRPr="00816391">
              <w:t>14 vCPUs, 16GB RAM</w:t>
            </w:r>
          </w:p>
        </w:tc>
        <w:tc>
          <w:tcPr>
            <w:tcW w:w="2169" w:type="dxa"/>
            <w:tcBorders>
              <w:top w:val="single" w:sz="6" w:space="0" w:color="auto"/>
              <w:left w:val="single" w:sz="6" w:space="0" w:color="auto"/>
              <w:bottom w:val="single" w:sz="6" w:space="0" w:color="auto"/>
              <w:right w:val="single" w:sz="6" w:space="0" w:color="auto"/>
            </w:tcBorders>
            <w:vAlign w:val="center"/>
            <w:hideMark/>
          </w:tcPr>
          <w:p w14:paraId="339F4A27" w14:textId="77777777" w:rsidR="00074B04" w:rsidRPr="00816391" w:rsidRDefault="00074B04" w:rsidP="00B96234">
            <w:pPr>
              <w:jc w:val="center"/>
            </w:pPr>
            <w:proofErr w:type="spellStart"/>
            <w:r w:rsidRPr="00816391">
              <w:t>Chạy</w:t>
            </w:r>
            <w:proofErr w:type="spellEnd"/>
            <w:r w:rsidRPr="00816391">
              <w:t xml:space="preserve"> </w:t>
            </w:r>
            <w:proofErr w:type="spellStart"/>
            <w:r w:rsidRPr="00816391">
              <w:t>các</w:t>
            </w:r>
            <w:proofErr w:type="spellEnd"/>
            <w:r w:rsidRPr="00816391">
              <w:t xml:space="preserve"> </w:t>
            </w:r>
            <w:proofErr w:type="spellStart"/>
            <w:r w:rsidRPr="00816391">
              <w:t>dịch</w:t>
            </w:r>
            <w:proofErr w:type="spellEnd"/>
            <w:r w:rsidRPr="00816391">
              <w:t xml:space="preserve"> </w:t>
            </w:r>
            <w:proofErr w:type="spellStart"/>
            <w:r w:rsidRPr="00816391">
              <w:t>vụ</w:t>
            </w:r>
            <w:proofErr w:type="spellEnd"/>
            <w:r w:rsidRPr="00816391">
              <w:t xml:space="preserve"> </w:t>
            </w:r>
            <w:proofErr w:type="spellStart"/>
            <w:r w:rsidRPr="00816391">
              <w:t>lõi</w:t>
            </w:r>
            <w:proofErr w:type="spellEnd"/>
            <w:r w:rsidRPr="00816391">
              <w:t xml:space="preserve"> (API, Scheduler, DB), </w:t>
            </w:r>
            <w:proofErr w:type="spellStart"/>
            <w:r w:rsidRPr="00816391">
              <w:t>quản</w:t>
            </w:r>
            <w:proofErr w:type="spellEnd"/>
            <w:r w:rsidRPr="00816391">
              <w:t xml:space="preserve"> </w:t>
            </w:r>
            <w:proofErr w:type="spellStart"/>
            <w:r w:rsidRPr="00816391">
              <w:t>lý</w:t>
            </w:r>
            <w:proofErr w:type="spellEnd"/>
            <w:r w:rsidRPr="00816391">
              <w:t xml:space="preserve"> </w:t>
            </w:r>
            <w:proofErr w:type="spellStart"/>
            <w:r w:rsidRPr="00816391">
              <w:t>mạng</w:t>
            </w:r>
            <w:proofErr w:type="spellEnd"/>
            <w:r w:rsidRPr="00816391">
              <w:t xml:space="preserve"> </w:t>
            </w:r>
            <w:proofErr w:type="spellStart"/>
            <w:r w:rsidRPr="00816391">
              <w:t>và</w:t>
            </w:r>
            <w:proofErr w:type="spellEnd"/>
            <w:r w:rsidRPr="00816391">
              <w:t xml:space="preserve"> </w:t>
            </w:r>
            <w:proofErr w:type="spellStart"/>
            <w:r w:rsidRPr="00816391">
              <w:t>lưu</w:t>
            </w:r>
            <w:proofErr w:type="spellEnd"/>
            <w:r w:rsidRPr="00816391">
              <w:t xml:space="preserve"> </w:t>
            </w:r>
            <w:proofErr w:type="spellStart"/>
            <w:r w:rsidRPr="00816391">
              <w:t>trữ</w:t>
            </w:r>
            <w:proofErr w:type="spellEnd"/>
            <w:r w:rsidRPr="00816391">
              <w:t>.</w:t>
            </w:r>
          </w:p>
        </w:tc>
      </w:tr>
      <w:tr w:rsidR="00074B04" w:rsidRPr="00816391" w14:paraId="75811AAD" w14:textId="77777777" w:rsidTr="00B9623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A98B4B6" w14:textId="77777777" w:rsidR="00074B04" w:rsidRPr="00816391" w:rsidRDefault="00074B04" w:rsidP="00B96234">
            <w:pPr>
              <w:jc w:val="center"/>
            </w:pPr>
            <w:r w:rsidRPr="00816391">
              <w:rPr>
                <w:b/>
                <w:bCs/>
              </w:rPr>
              <w:t>compute1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954FB" w14:textId="77777777" w:rsidR="00074B04" w:rsidRPr="00816391" w:rsidRDefault="00074B04" w:rsidP="00B96234">
            <w:pPr>
              <w:jc w:val="center"/>
            </w:pPr>
            <w:r w:rsidRPr="00816391">
              <w:t>Compute 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DDC44" w14:textId="77777777" w:rsidR="00074B04" w:rsidRPr="00816391" w:rsidRDefault="00074B04" w:rsidP="00B96234">
            <w:pPr>
              <w:jc w:val="center"/>
            </w:pPr>
            <w:r w:rsidRPr="00816391">
              <w:t>10.32.213.69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7EBF1" w14:textId="77777777" w:rsidR="00074B04" w:rsidRPr="00816391" w:rsidRDefault="00074B04" w:rsidP="00B96234">
            <w:pPr>
              <w:jc w:val="center"/>
            </w:pPr>
            <w:proofErr w:type="spellStart"/>
            <w:r w:rsidRPr="00816391">
              <w:t>aan</w:t>
            </w:r>
            <w:proofErr w:type="spellEnd"/>
          </w:p>
        </w:tc>
        <w:tc>
          <w:tcPr>
            <w:tcW w:w="1350" w:type="dxa"/>
            <w:tcBorders>
              <w:top w:val="single" w:sz="6" w:space="0" w:color="auto"/>
              <w:left w:val="single" w:sz="6" w:space="0" w:color="auto"/>
              <w:bottom w:val="single" w:sz="6" w:space="0" w:color="auto"/>
              <w:right w:val="single" w:sz="6" w:space="0" w:color="auto"/>
            </w:tcBorders>
            <w:vAlign w:val="center"/>
            <w:hideMark/>
          </w:tcPr>
          <w:p w14:paraId="2C43466E" w14:textId="77777777" w:rsidR="00074B04" w:rsidRPr="00816391" w:rsidRDefault="00074B04" w:rsidP="00B96234">
            <w:pPr>
              <w:jc w:val="center"/>
            </w:pPr>
            <w:r>
              <w:t>1</w:t>
            </w:r>
            <w:r w:rsidRPr="00816391">
              <w:t>6GB RAM</w:t>
            </w:r>
          </w:p>
        </w:tc>
        <w:tc>
          <w:tcPr>
            <w:tcW w:w="2169" w:type="dxa"/>
            <w:tcBorders>
              <w:top w:val="single" w:sz="6" w:space="0" w:color="auto"/>
              <w:left w:val="single" w:sz="6" w:space="0" w:color="auto"/>
              <w:bottom w:val="single" w:sz="6" w:space="0" w:color="auto"/>
              <w:right w:val="single" w:sz="6" w:space="0" w:color="auto"/>
            </w:tcBorders>
            <w:vAlign w:val="center"/>
            <w:hideMark/>
          </w:tcPr>
          <w:p w14:paraId="2BF1C78C" w14:textId="77777777" w:rsidR="00074B04" w:rsidRPr="00816391" w:rsidRDefault="00074B04" w:rsidP="00B96234">
            <w:pPr>
              <w:jc w:val="center"/>
            </w:pPr>
            <w:proofErr w:type="spellStart"/>
            <w:r w:rsidRPr="00816391">
              <w:t>Chạy</w:t>
            </w:r>
            <w:proofErr w:type="spellEnd"/>
            <w:r w:rsidRPr="00816391">
              <w:t xml:space="preserve"> Hypervisor </w:t>
            </w:r>
            <w:proofErr w:type="spellStart"/>
            <w:r w:rsidRPr="00816391">
              <w:t>để</w:t>
            </w:r>
            <w:proofErr w:type="spellEnd"/>
            <w:r w:rsidRPr="00816391">
              <w:t xml:space="preserve"> </w:t>
            </w:r>
            <w:proofErr w:type="spellStart"/>
            <w:r w:rsidRPr="00816391">
              <w:t>khởi</w:t>
            </w:r>
            <w:proofErr w:type="spellEnd"/>
            <w:r w:rsidRPr="00816391">
              <w:t xml:space="preserve"> </w:t>
            </w:r>
            <w:proofErr w:type="spellStart"/>
            <w:r w:rsidRPr="00816391">
              <w:t>tạo</w:t>
            </w:r>
            <w:proofErr w:type="spellEnd"/>
            <w:r w:rsidRPr="00816391">
              <w:t xml:space="preserve"> </w:t>
            </w:r>
            <w:proofErr w:type="spellStart"/>
            <w:r w:rsidRPr="00816391">
              <w:t>và</w:t>
            </w:r>
            <w:proofErr w:type="spellEnd"/>
            <w:r w:rsidRPr="00816391">
              <w:t xml:space="preserve"> </w:t>
            </w:r>
            <w:proofErr w:type="spellStart"/>
            <w:r w:rsidRPr="00816391">
              <w:t>vận</w:t>
            </w:r>
            <w:proofErr w:type="spellEnd"/>
            <w:r w:rsidRPr="00816391">
              <w:t xml:space="preserve"> </w:t>
            </w:r>
            <w:proofErr w:type="spellStart"/>
            <w:r w:rsidRPr="00816391">
              <w:t>hành</w:t>
            </w:r>
            <w:proofErr w:type="spellEnd"/>
            <w:r w:rsidRPr="00816391">
              <w:t xml:space="preserve"> </w:t>
            </w:r>
            <w:proofErr w:type="spellStart"/>
            <w:r w:rsidRPr="00816391">
              <w:t>máy</w:t>
            </w:r>
            <w:proofErr w:type="spellEnd"/>
            <w:r w:rsidRPr="00816391">
              <w:t xml:space="preserve"> </w:t>
            </w:r>
            <w:proofErr w:type="spellStart"/>
            <w:r w:rsidRPr="00816391">
              <w:t>ảo</w:t>
            </w:r>
            <w:proofErr w:type="spellEnd"/>
            <w:r w:rsidRPr="00816391">
              <w:t xml:space="preserve"> (Instance).</w:t>
            </w:r>
          </w:p>
        </w:tc>
      </w:tr>
      <w:tr w:rsidR="00074B04" w:rsidRPr="00816391" w14:paraId="04BCDC85" w14:textId="77777777" w:rsidTr="00B9623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4E9505C" w14:textId="77777777" w:rsidR="00074B04" w:rsidRPr="00816391" w:rsidRDefault="00074B04" w:rsidP="00B96234">
            <w:pPr>
              <w:jc w:val="center"/>
            </w:pPr>
            <w:r w:rsidRPr="00816391">
              <w:rPr>
                <w:b/>
                <w:bCs/>
              </w:rPr>
              <w:t>compute2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CE0D1" w14:textId="77777777" w:rsidR="00074B04" w:rsidRPr="00816391" w:rsidRDefault="00074B04" w:rsidP="00B96234">
            <w:pPr>
              <w:jc w:val="center"/>
            </w:pPr>
            <w:r w:rsidRPr="00816391">
              <w:t>Compute 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99475" w14:textId="77777777" w:rsidR="00074B04" w:rsidRPr="00816391" w:rsidRDefault="00074B04" w:rsidP="00B96234">
            <w:pPr>
              <w:jc w:val="center"/>
            </w:pPr>
            <w:r w:rsidRPr="00816391">
              <w:t>10.32.213.18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120DF" w14:textId="77777777" w:rsidR="00074B04" w:rsidRPr="00816391" w:rsidRDefault="00074B04" w:rsidP="00B96234">
            <w:pPr>
              <w:jc w:val="center"/>
            </w:pPr>
            <w:r w:rsidRPr="00816391">
              <w:t>compute</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A6F914" w14:textId="77777777" w:rsidR="00074B04" w:rsidRPr="00816391" w:rsidRDefault="00074B04" w:rsidP="00B96234">
            <w:pPr>
              <w:jc w:val="center"/>
            </w:pPr>
            <w:r w:rsidRPr="00816391">
              <w:t>16GB RAM</w:t>
            </w:r>
          </w:p>
        </w:tc>
        <w:tc>
          <w:tcPr>
            <w:tcW w:w="2169" w:type="dxa"/>
            <w:tcBorders>
              <w:top w:val="single" w:sz="6" w:space="0" w:color="auto"/>
              <w:left w:val="single" w:sz="6" w:space="0" w:color="auto"/>
              <w:bottom w:val="single" w:sz="6" w:space="0" w:color="auto"/>
              <w:right w:val="single" w:sz="6" w:space="0" w:color="auto"/>
            </w:tcBorders>
            <w:vAlign w:val="center"/>
            <w:hideMark/>
          </w:tcPr>
          <w:p w14:paraId="7EAE6DF2" w14:textId="77777777" w:rsidR="00074B04" w:rsidRPr="00816391" w:rsidRDefault="00074B04" w:rsidP="00B96234">
            <w:pPr>
              <w:jc w:val="center"/>
            </w:pPr>
            <w:proofErr w:type="spellStart"/>
            <w:r w:rsidRPr="00816391">
              <w:t>Chạy</w:t>
            </w:r>
            <w:proofErr w:type="spellEnd"/>
            <w:r w:rsidRPr="00816391">
              <w:t xml:space="preserve"> Hypervisor </w:t>
            </w:r>
            <w:proofErr w:type="spellStart"/>
            <w:r w:rsidRPr="00816391">
              <w:t>để</w:t>
            </w:r>
            <w:proofErr w:type="spellEnd"/>
            <w:r w:rsidRPr="00816391">
              <w:t xml:space="preserve"> </w:t>
            </w:r>
            <w:proofErr w:type="spellStart"/>
            <w:r w:rsidRPr="00816391">
              <w:t>khởi</w:t>
            </w:r>
            <w:proofErr w:type="spellEnd"/>
            <w:r w:rsidRPr="00816391">
              <w:t xml:space="preserve"> </w:t>
            </w:r>
            <w:proofErr w:type="spellStart"/>
            <w:r w:rsidRPr="00816391">
              <w:t>tạo</w:t>
            </w:r>
            <w:proofErr w:type="spellEnd"/>
            <w:r w:rsidRPr="00816391">
              <w:t xml:space="preserve"> </w:t>
            </w:r>
            <w:proofErr w:type="spellStart"/>
            <w:r w:rsidRPr="00816391">
              <w:t>và</w:t>
            </w:r>
            <w:proofErr w:type="spellEnd"/>
            <w:r w:rsidRPr="00816391">
              <w:t xml:space="preserve"> </w:t>
            </w:r>
            <w:proofErr w:type="spellStart"/>
            <w:r w:rsidRPr="00816391">
              <w:t>vận</w:t>
            </w:r>
            <w:proofErr w:type="spellEnd"/>
            <w:r w:rsidRPr="00816391">
              <w:t xml:space="preserve"> </w:t>
            </w:r>
            <w:proofErr w:type="spellStart"/>
            <w:r w:rsidRPr="00816391">
              <w:t>hành</w:t>
            </w:r>
            <w:proofErr w:type="spellEnd"/>
            <w:r w:rsidRPr="00816391">
              <w:t xml:space="preserve"> </w:t>
            </w:r>
            <w:proofErr w:type="spellStart"/>
            <w:r w:rsidRPr="00816391">
              <w:t>máy</w:t>
            </w:r>
            <w:proofErr w:type="spellEnd"/>
            <w:r w:rsidRPr="00816391">
              <w:t xml:space="preserve"> </w:t>
            </w:r>
            <w:proofErr w:type="spellStart"/>
            <w:r w:rsidRPr="00816391">
              <w:t>ảo</w:t>
            </w:r>
            <w:proofErr w:type="spellEnd"/>
            <w:r w:rsidRPr="00816391">
              <w:t xml:space="preserve"> (Instance).</w:t>
            </w:r>
          </w:p>
        </w:tc>
      </w:tr>
    </w:tbl>
    <w:p w14:paraId="5C649AAE" w14:textId="573BA0D6" w:rsidR="00074B04" w:rsidRPr="003611AD" w:rsidRDefault="003611AD" w:rsidP="003611AD">
      <w:pPr>
        <w:pStyle w:val="Caption"/>
        <w:rPr>
          <w:lang w:val="vi-VN"/>
        </w:rPr>
      </w:pPr>
      <w:proofErr w:type="spellStart"/>
      <w:r>
        <w:t>Bảng</w:t>
      </w:r>
      <w:proofErr w:type="spellEnd"/>
      <w:r>
        <w:rPr>
          <w:lang w:val="vi-VN"/>
        </w:rPr>
        <w:t xml:space="preserve"> 2. </w:t>
      </w:r>
      <w:r w:rsidR="00A85D5A">
        <w:rPr>
          <w:lang w:val="vi-VN"/>
        </w:rPr>
        <w:t>Phân bổ tài nguyên</w:t>
      </w:r>
    </w:p>
    <w:p w14:paraId="1A8EE02D" w14:textId="4A491A60" w:rsidR="00074B04" w:rsidRDefault="00074B04" w:rsidP="00074B04">
      <w:pPr>
        <w:jc w:val="center"/>
        <w:rPr>
          <w:b/>
          <w:bCs/>
        </w:rPr>
      </w:pPr>
      <w:r>
        <w:rPr>
          <w:noProof/>
        </w:rPr>
        <w:lastRenderedPageBreak/>
        <w:drawing>
          <wp:inline distT="0" distB="0" distL="0" distR="0" wp14:anchorId="73DE1AAD" wp14:editId="00CB20CF">
            <wp:extent cx="4068838" cy="2875594"/>
            <wp:effectExtent l="0" t="0" r="8255" b="1270"/>
            <wp:docPr id="1417599913" name="Picture 1" descr="A screen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99913" name="Picture 1" descr="A screenshot of a computer network&#10;&#10;AI-generated content may be incorrect."/>
                    <pic:cNvPicPr/>
                  </pic:nvPicPr>
                  <pic:blipFill>
                    <a:blip r:embed="rId14"/>
                    <a:stretch>
                      <a:fillRect/>
                    </a:stretch>
                  </pic:blipFill>
                  <pic:spPr>
                    <a:xfrm>
                      <a:off x="0" y="0"/>
                      <a:ext cx="4076318" cy="2880881"/>
                    </a:xfrm>
                    <a:prstGeom prst="rect">
                      <a:avLst/>
                    </a:prstGeom>
                  </pic:spPr>
                </pic:pic>
              </a:graphicData>
            </a:graphic>
          </wp:inline>
        </w:drawing>
      </w:r>
    </w:p>
    <w:p w14:paraId="4F99E75D" w14:textId="10BA3EF5" w:rsidR="00B43BB9" w:rsidRPr="00574EDC" w:rsidRDefault="00616DE3" w:rsidP="00616DE3">
      <w:pPr>
        <w:pStyle w:val="Caption"/>
      </w:pPr>
      <w:proofErr w:type="spellStart"/>
      <w:r>
        <w:t>Hình</w:t>
      </w:r>
      <w:proofErr w:type="spellEnd"/>
      <w:r>
        <w:rPr>
          <w:lang w:val="vi-VN"/>
        </w:rPr>
        <w:t xml:space="preserve"> </w:t>
      </w:r>
      <w:r w:rsidR="00F35E40">
        <w:rPr>
          <w:lang w:val="vi-VN"/>
        </w:rPr>
        <w:t>6</w:t>
      </w:r>
      <w:r>
        <w:rPr>
          <w:lang w:val="vi-VN"/>
        </w:rPr>
        <w:t xml:space="preserve">. </w:t>
      </w:r>
      <w:proofErr w:type="spellStart"/>
      <w:r w:rsidR="00574EDC">
        <w:t>Sơ</w:t>
      </w:r>
      <w:proofErr w:type="spellEnd"/>
      <w:r w:rsidR="00574EDC">
        <w:t xml:space="preserve"> </w:t>
      </w:r>
      <w:proofErr w:type="spellStart"/>
      <w:r w:rsidR="00574EDC">
        <w:t>đồ</w:t>
      </w:r>
      <w:proofErr w:type="spellEnd"/>
      <w:r w:rsidR="00574EDC">
        <w:t xml:space="preserve"> </w:t>
      </w:r>
      <w:proofErr w:type="spellStart"/>
      <w:r w:rsidR="00574EDC">
        <w:t>triển</w:t>
      </w:r>
      <w:proofErr w:type="spellEnd"/>
      <w:r w:rsidR="00574EDC">
        <w:t xml:space="preserve"> </w:t>
      </w:r>
      <w:proofErr w:type="spellStart"/>
      <w:r w:rsidR="00574EDC">
        <w:t>khai</w:t>
      </w:r>
      <w:proofErr w:type="spellEnd"/>
      <w:r w:rsidR="00574EDC">
        <w:t xml:space="preserve"> </w:t>
      </w:r>
      <w:proofErr w:type="spellStart"/>
      <w:r w:rsidR="003A5D1E">
        <w:t>multinode</w:t>
      </w:r>
      <w:proofErr w:type="spellEnd"/>
      <w:r w:rsidR="00574EDC">
        <w:t xml:space="preserve"> </w:t>
      </w:r>
      <w:proofErr w:type="spellStart"/>
      <w:r w:rsidR="00574EDC">
        <w:t>các</w:t>
      </w:r>
      <w:proofErr w:type="spellEnd"/>
      <w:r w:rsidR="00574EDC">
        <w:t xml:space="preserve"> </w:t>
      </w:r>
      <w:proofErr w:type="spellStart"/>
      <w:r w:rsidR="00574EDC">
        <w:t>dịch</w:t>
      </w:r>
      <w:proofErr w:type="spellEnd"/>
      <w:r w:rsidR="00574EDC">
        <w:t xml:space="preserve"> </w:t>
      </w:r>
      <w:proofErr w:type="spellStart"/>
      <w:r w:rsidR="00574EDC">
        <w:t>vụ</w:t>
      </w:r>
      <w:proofErr w:type="spellEnd"/>
      <w:r w:rsidR="00574EDC">
        <w:t xml:space="preserve"> </w:t>
      </w:r>
      <w:r w:rsidR="003A5D1E">
        <w:t>OpenStack</w:t>
      </w:r>
    </w:p>
    <w:p w14:paraId="763AE574" w14:textId="50B61618" w:rsidR="00074B04" w:rsidRPr="00837B5D" w:rsidRDefault="00074B04" w:rsidP="00A34E1C">
      <w:pPr>
        <w:pStyle w:val="Heading3"/>
        <w:rPr>
          <w:lang w:val="vi-VN"/>
        </w:rPr>
      </w:pPr>
      <w:bookmarkStart w:id="29" w:name="_Toc214908475"/>
      <w:r w:rsidRPr="00816391">
        <w:t xml:space="preserve">1.2. Quy </w:t>
      </w:r>
      <w:proofErr w:type="spellStart"/>
      <w:r w:rsidRPr="00816391">
        <w:t>hoạch</w:t>
      </w:r>
      <w:proofErr w:type="spellEnd"/>
      <w:r w:rsidRPr="00816391">
        <w:t xml:space="preserve"> </w:t>
      </w:r>
      <w:proofErr w:type="spellStart"/>
      <w:r w:rsidRPr="00816391">
        <w:t>mạng</w:t>
      </w:r>
      <w:proofErr w:type="spellEnd"/>
      <w:r w:rsidRPr="00816391">
        <w:t xml:space="preserve"> (Network Topo)</w:t>
      </w:r>
      <w:r w:rsidR="00837B5D">
        <w:rPr>
          <w:lang w:val="vi-VN"/>
        </w:rPr>
        <w:t>.</w:t>
      </w:r>
      <w:bookmarkEnd w:id="29"/>
    </w:p>
    <w:p w14:paraId="4C817B71" w14:textId="40D552C7" w:rsidR="00074B04" w:rsidRPr="00E42569" w:rsidRDefault="00074B04" w:rsidP="003611AD">
      <w:proofErr w:type="spellStart"/>
      <w:r w:rsidRPr="00E42569">
        <w:t>Hệ</w:t>
      </w:r>
      <w:proofErr w:type="spellEnd"/>
      <w:r w:rsidRPr="00E42569">
        <w:t xml:space="preserve"> </w:t>
      </w:r>
      <w:proofErr w:type="spellStart"/>
      <w:r w:rsidRPr="00E42569">
        <w:t>thống</w:t>
      </w:r>
      <w:proofErr w:type="spellEnd"/>
      <w:r w:rsidRPr="00E42569">
        <w:t xml:space="preserve"> </w:t>
      </w:r>
      <w:proofErr w:type="spellStart"/>
      <w:r w:rsidRPr="00E42569">
        <w:t>sử</w:t>
      </w:r>
      <w:proofErr w:type="spellEnd"/>
      <w:r w:rsidRPr="00E42569">
        <w:t xml:space="preserve"> </w:t>
      </w:r>
      <w:proofErr w:type="spellStart"/>
      <w:r w:rsidRPr="00E42569">
        <w:t>dụng</w:t>
      </w:r>
      <w:proofErr w:type="spellEnd"/>
      <w:r w:rsidRPr="00E42569">
        <w:t xml:space="preserve"> 2 </w:t>
      </w:r>
      <w:proofErr w:type="spellStart"/>
      <w:r w:rsidRPr="00E42569">
        <w:t>giao</w:t>
      </w:r>
      <w:proofErr w:type="spellEnd"/>
      <w:r w:rsidRPr="00E42569">
        <w:t xml:space="preserve"> </w:t>
      </w:r>
      <w:proofErr w:type="spellStart"/>
      <w:r w:rsidRPr="00E42569">
        <w:t>diện</w:t>
      </w:r>
      <w:proofErr w:type="spellEnd"/>
      <w:r w:rsidRPr="00E42569">
        <w:t xml:space="preserve"> </w:t>
      </w:r>
      <w:proofErr w:type="spellStart"/>
      <w:r w:rsidRPr="00E42569">
        <w:t>mạng</w:t>
      </w:r>
      <w:proofErr w:type="spellEnd"/>
      <w:r w:rsidRPr="00E42569">
        <w:t xml:space="preserve"> </w:t>
      </w:r>
      <w:proofErr w:type="spellStart"/>
      <w:r w:rsidRPr="00E42569">
        <w:t>vật</w:t>
      </w:r>
      <w:proofErr w:type="spellEnd"/>
      <w:r w:rsidRPr="00E42569">
        <w:t xml:space="preserve"> </w:t>
      </w:r>
      <w:proofErr w:type="spellStart"/>
      <w:r w:rsidRPr="00E42569">
        <w:t>lý</w:t>
      </w:r>
      <w:proofErr w:type="spellEnd"/>
      <w:r w:rsidRPr="00E42569">
        <w:t xml:space="preserve"> (NIC) </w:t>
      </w:r>
      <w:proofErr w:type="spellStart"/>
      <w:r w:rsidRPr="00E42569">
        <w:t>trên</w:t>
      </w:r>
      <w:proofErr w:type="spellEnd"/>
      <w:r w:rsidRPr="00E42569">
        <w:t xml:space="preserve"> </w:t>
      </w:r>
      <w:proofErr w:type="spellStart"/>
      <w:r w:rsidRPr="00E42569">
        <w:t>mỗi</w:t>
      </w:r>
      <w:proofErr w:type="spellEnd"/>
      <w:r w:rsidRPr="00E42569">
        <w:t xml:space="preserve"> node </w:t>
      </w:r>
      <w:proofErr w:type="spellStart"/>
      <w:r w:rsidRPr="00E42569">
        <w:t>để</w:t>
      </w:r>
      <w:proofErr w:type="spellEnd"/>
      <w:r w:rsidRPr="00E42569">
        <w:t xml:space="preserve"> </w:t>
      </w:r>
      <w:proofErr w:type="spellStart"/>
      <w:r w:rsidRPr="00E42569">
        <w:t>phân</w:t>
      </w:r>
      <w:proofErr w:type="spellEnd"/>
      <w:r w:rsidRPr="00E42569">
        <w:t xml:space="preserve"> </w:t>
      </w:r>
      <w:proofErr w:type="spellStart"/>
      <w:r w:rsidRPr="00E42569">
        <w:t>tách</w:t>
      </w:r>
      <w:proofErr w:type="spellEnd"/>
      <w:r w:rsidRPr="00E42569">
        <w:t xml:space="preserve"> </w:t>
      </w:r>
      <w:proofErr w:type="spellStart"/>
      <w:r w:rsidRPr="00E42569">
        <w:t>lưu</w:t>
      </w:r>
      <w:proofErr w:type="spellEnd"/>
      <w:r w:rsidRPr="00E42569">
        <w:t xml:space="preserve"> </w:t>
      </w:r>
      <w:proofErr w:type="spellStart"/>
      <w:r w:rsidRPr="00E42569">
        <w:t>lượng</w:t>
      </w:r>
      <w:proofErr w:type="spellEnd"/>
      <w:r w:rsidRPr="00E42569">
        <w:t xml:space="preserve">, </w:t>
      </w:r>
      <w:proofErr w:type="spellStart"/>
      <w:r w:rsidRPr="00E42569">
        <w:t>đảm</w:t>
      </w:r>
      <w:proofErr w:type="spellEnd"/>
      <w:r w:rsidRPr="00E42569">
        <w:t xml:space="preserve"> </w:t>
      </w:r>
      <w:proofErr w:type="spellStart"/>
      <w:r w:rsidRPr="00E42569">
        <w:t>bảo</w:t>
      </w:r>
      <w:proofErr w:type="spellEnd"/>
      <w:r w:rsidRPr="00E42569">
        <w:t xml:space="preserve"> </w:t>
      </w:r>
      <w:proofErr w:type="spellStart"/>
      <w:r w:rsidRPr="00E42569">
        <w:t>hiệu</w:t>
      </w:r>
      <w:proofErr w:type="spellEnd"/>
      <w:r w:rsidRPr="00E42569">
        <w:t xml:space="preserve"> </w:t>
      </w:r>
      <w:proofErr w:type="spellStart"/>
      <w:r w:rsidRPr="00E42569">
        <w:t>năng</w:t>
      </w:r>
      <w:proofErr w:type="spellEnd"/>
      <w:r w:rsidRPr="00E42569">
        <w:t xml:space="preserve"> </w:t>
      </w:r>
      <w:proofErr w:type="spellStart"/>
      <w:r w:rsidRPr="00E42569">
        <w:t>và</w:t>
      </w:r>
      <w:proofErr w:type="spellEnd"/>
      <w:r w:rsidRPr="00E42569">
        <w:t xml:space="preserve"> an </w:t>
      </w:r>
      <w:proofErr w:type="spellStart"/>
      <w:r w:rsidRPr="00E42569">
        <w:t>toàn</w:t>
      </w:r>
      <w:proofErr w:type="spellEnd"/>
      <w:r w:rsidRPr="00E42569">
        <w:t>:</w:t>
      </w:r>
    </w:p>
    <w:p w14:paraId="1E6971E6" w14:textId="0C701FC5" w:rsidR="00074B04" w:rsidRPr="00E42569" w:rsidRDefault="00074B04" w:rsidP="003611AD">
      <w:pPr>
        <w:numPr>
          <w:ilvl w:val="0"/>
          <w:numId w:val="15"/>
        </w:numPr>
      </w:pPr>
      <w:r w:rsidRPr="00E42569">
        <w:t>Management Network (ens33):</w:t>
      </w:r>
    </w:p>
    <w:p w14:paraId="4E4341D8" w14:textId="13914C08" w:rsidR="00074B04" w:rsidRPr="00E42569" w:rsidRDefault="00074B04" w:rsidP="00A85D5A">
      <w:pPr>
        <w:numPr>
          <w:ilvl w:val="1"/>
          <w:numId w:val="15"/>
        </w:numPr>
      </w:pPr>
      <w:proofErr w:type="spellStart"/>
      <w:r w:rsidRPr="00E42569">
        <w:t>Dùng</w:t>
      </w:r>
      <w:proofErr w:type="spellEnd"/>
      <w:r w:rsidRPr="00E42569">
        <w:t xml:space="preserve"> </w:t>
      </w:r>
      <w:proofErr w:type="spellStart"/>
      <w:r w:rsidRPr="00E42569">
        <w:t>cho</w:t>
      </w:r>
      <w:proofErr w:type="spellEnd"/>
      <w:r w:rsidRPr="00E42569">
        <w:t xml:space="preserve"> </w:t>
      </w:r>
      <w:proofErr w:type="spellStart"/>
      <w:r w:rsidRPr="00E42569">
        <w:t>giao</w:t>
      </w:r>
      <w:proofErr w:type="spellEnd"/>
      <w:r w:rsidRPr="00E42569">
        <w:t xml:space="preserve"> </w:t>
      </w:r>
      <w:proofErr w:type="spellStart"/>
      <w:r w:rsidRPr="00E42569">
        <w:t>tiếp</w:t>
      </w:r>
      <w:proofErr w:type="spellEnd"/>
      <w:r w:rsidRPr="00E42569">
        <w:t xml:space="preserve"> </w:t>
      </w:r>
      <w:proofErr w:type="spellStart"/>
      <w:r w:rsidRPr="00E42569">
        <w:t>nội</w:t>
      </w:r>
      <w:proofErr w:type="spellEnd"/>
      <w:r w:rsidRPr="00E42569">
        <w:t xml:space="preserve"> </w:t>
      </w:r>
      <w:proofErr w:type="spellStart"/>
      <w:r w:rsidRPr="00E42569">
        <w:t>bộ</w:t>
      </w:r>
      <w:proofErr w:type="spellEnd"/>
      <w:r w:rsidRPr="00E42569">
        <w:t xml:space="preserve"> </w:t>
      </w:r>
      <w:proofErr w:type="spellStart"/>
      <w:r w:rsidRPr="00E42569">
        <w:t>giữa</w:t>
      </w:r>
      <w:proofErr w:type="spellEnd"/>
      <w:r w:rsidRPr="00E42569">
        <w:t xml:space="preserve"> </w:t>
      </w:r>
      <w:proofErr w:type="spellStart"/>
      <w:r w:rsidRPr="00E42569">
        <w:t>các</w:t>
      </w:r>
      <w:proofErr w:type="spellEnd"/>
      <w:r w:rsidRPr="00E42569">
        <w:t xml:space="preserve"> </w:t>
      </w:r>
      <w:proofErr w:type="spellStart"/>
      <w:r w:rsidRPr="00E42569">
        <w:t>dịch</w:t>
      </w:r>
      <w:proofErr w:type="spellEnd"/>
      <w:r w:rsidRPr="00E42569">
        <w:t xml:space="preserve"> </w:t>
      </w:r>
      <w:proofErr w:type="spellStart"/>
      <w:r w:rsidRPr="00E42569">
        <w:t>vụ</w:t>
      </w:r>
      <w:proofErr w:type="spellEnd"/>
      <w:r w:rsidRPr="00E42569">
        <w:t xml:space="preserve"> OpenStack (API, Database, Message Queue).</w:t>
      </w:r>
    </w:p>
    <w:p w14:paraId="0541EBA4" w14:textId="5D4BC3BE" w:rsidR="00074B04" w:rsidRPr="00E42569" w:rsidRDefault="00074B04" w:rsidP="00A85D5A">
      <w:pPr>
        <w:numPr>
          <w:ilvl w:val="1"/>
          <w:numId w:val="15"/>
        </w:numPr>
      </w:pPr>
      <w:r w:rsidRPr="00E42569">
        <w:t xml:space="preserve">Virtual IP (VIP): 10.32.213.100. </w:t>
      </w:r>
      <w:proofErr w:type="spellStart"/>
      <w:r w:rsidRPr="00E42569">
        <w:t>Đây</w:t>
      </w:r>
      <w:proofErr w:type="spellEnd"/>
      <w:r w:rsidRPr="00E42569">
        <w:t xml:space="preserve"> </w:t>
      </w:r>
      <w:proofErr w:type="spellStart"/>
      <w:r w:rsidRPr="00E42569">
        <w:t>là</w:t>
      </w:r>
      <w:proofErr w:type="spellEnd"/>
      <w:r w:rsidRPr="00E42569">
        <w:t xml:space="preserve"> </w:t>
      </w:r>
      <w:proofErr w:type="spellStart"/>
      <w:r w:rsidRPr="00E42569">
        <w:t>địa</w:t>
      </w:r>
      <w:proofErr w:type="spellEnd"/>
      <w:r w:rsidRPr="00E42569">
        <w:t xml:space="preserve"> </w:t>
      </w:r>
      <w:proofErr w:type="spellStart"/>
      <w:r w:rsidRPr="00E42569">
        <w:t>chỉ</w:t>
      </w:r>
      <w:proofErr w:type="spellEnd"/>
      <w:r w:rsidRPr="00E42569">
        <w:t xml:space="preserve"> IP </w:t>
      </w:r>
      <w:proofErr w:type="spellStart"/>
      <w:r w:rsidRPr="00E42569">
        <w:t>ảo</w:t>
      </w:r>
      <w:proofErr w:type="spellEnd"/>
      <w:r w:rsidRPr="00E42569">
        <w:t xml:space="preserve"> </w:t>
      </w:r>
      <w:proofErr w:type="spellStart"/>
      <w:r w:rsidRPr="00E42569">
        <w:t>được</w:t>
      </w:r>
      <w:proofErr w:type="spellEnd"/>
      <w:r w:rsidRPr="00E42569">
        <w:t xml:space="preserve"> </w:t>
      </w:r>
      <w:proofErr w:type="spellStart"/>
      <w:r w:rsidRPr="00E42569">
        <w:t>quản</w:t>
      </w:r>
      <w:proofErr w:type="spellEnd"/>
      <w:r w:rsidRPr="00E42569">
        <w:t xml:space="preserve"> </w:t>
      </w:r>
      <w:proofErr w:type="spellStart"/>
      <w:r w:rsidRPr="00E42569">
        <w:t>lý</w:t>
      </w:r>
      <w:proofErr w:type="spellEnd"/>
      <w:r w:rsidRPr="00E42569">
        <w:t xml:space="preserve"> </w:t>
      </w:r>
      <w:proofErr w:type="spellStart"/>
      <w:r w:rsidRPr="00E42569">
        <w:t>bởi</w:t>
      </w:r>
      <w:proofErr w:type="spellEnd"/>
      <w:r w:rsidRPr="00E42569">
        <w:t xml:space="preserve"> </w:t>
      </w:r>
      <w:proofErr w:type="spellStart"/>
      <w:r w:rsidRPr="00E42569">
        <w:t>Keepalived</w:t>
      </w:r>
      <w:proofErr w:type="spellEnd"/>
      <w:r w:rsidRPr="00E42569">
        <w:t xml:space="preserve"> </w:t>
      </w:r>
      <w:proofErr w:type="spellStart"/>
      <w:r w:rsidRPr="00E42569">
        <w:t>và</w:t>
      </w:r>
      <w:proofErr w:type="spellEnd"/>
      <w:r w:rsidRPr="00E42569">
        <w:t xml:space="preserve"> </w:t>
      </w:r>
      <w:proofErr w:type="spellStart"/>
      <w:r w:rsidRPr="00E42569">
        <w:t>HAProxy</w:t>
      </w:r>
      <w:proofErr w:type="spellEnd"/>
      <w:r w:rsidRPr="00E42569">
        <w:t xml:space="preserve">, </w:t>
      </w:r>
      <w:proofErr w:type="spellStart"/>
      <w:r w:rsidRPr="00E42569">
        <w:t>đóng</w:t>
      </w:r>
      <w:proofErr w:type="spellEnd"/>
      <w:r w:rsidRPr="00E42569">
        <w:t xml:space="preserve"> </w:t>
      </w:r>
      <w:proofErr w:type="spellStart"/>
      <w:r w:rsidRPr="00E42569">
        <w:t>vai</w:t>
      </w:r>
      <w:proofErr w:type="spellEnd"/>
      <w:r w:rsidRPr="00E42569">
        <w:t xml:space="preserve"> </w:t>
      </w:r>
      <w:proofErr w:type="spellStart"/>
      <w:r w:rsidRPr="00E42569">
        <w:t>trò</w:t>
      </w:r>
      <w:proofErr w:type="spellEnd"/>
      <w:r w:rsidRPr="00E42569">
        <w:t xml:space="preserve"> </w:t>
      </w:r>
      <w:proofErr w:type="spellStart"/>
      <w:r w:rsidRPr="00E42569">
        <w:t>là</w:t>
      </w:r>
      <w:proofErr w:type="spellEnd"/>
      <w:r w:rsidRPr="00E42569">
        <w:t xml:space="preserve"> </w:t>
      </w:r>
      <w:proofErr w:type="spellStart"/>
      <w:r w:rsidRPr="00E42569">
        <w:t>điểm</w:t>
      </w:r>
      <w:proofErr w:type="spellEnd"/>
      <w:r w:rsidRPr="00E42569">
        <w:t xml:space="preserve"> </w:t>
      </w:r>
      <w:proofErr w:type="spellStart"/>
      <w:r w:rsidRPr="00E42569">
        <w:t>truy</w:t>
      </w:r>
      <w:proofErr w:type="spellEnd"/>
      <w:r w:rsidRPr="00E42569">
        <w:t xml:space="preserve"> </w:t>
      </w:r>
      <w:proofErr w:type="spellStart"/>
      <w:r w:rsidRPr="00E42569">
        <w:t>cập</w:t>
      </w:r>
      <w:proofErr w:type="spellEnd"/>
      <w:r w:rsidRPr="00E42569">
        <w:t xml:space="preserve"> </w:t>
      </w:r>
      <w:proofErr w:type="spellStart"/>
      <w:r w:rsidRPr="00E42569">
        <w:t>duy</w:t>
      </w:r>
      <w:proofErr w:type="spellEnd"/>
      <w:r w:rsidRPr="00E42569">
        <w:t xml:space="preserve"> </w:t>
      </w:r>
      <w:proofErr w:type="spellStart"/>
      <w:r w:rsidRPr="00E42569">
        <w:t>nhất</w:t>
      </w:r>
      <w:proofErr w:type="spellEnd"/>
      <w:r w:rsidRPr="00E42569">
        <w:t xml:space="preserve"> </w:t>
      </w:r>
      <w:proofErr w:type="spellStart"/>
      <w:r w:rsidRPr="00E42569">
        <w:t>cho</w:t>
      </w:r>
      <w:proofErr w:type="spellEnd"/>
      <w:r w:rsidRPr="00E42569">
        <w:t xml:space="preserve"> </w:t>
      </w:r>
      <w:proofErr w:type="spellStart"/>
      <w:r w:rsidRPr="00E42569">
        <w:t>các</w:t>
      </w:r>
      <w:proofErr w:type="spellEnd"/>
      <w:r w:rsidRPr="00E42569">
        <w:t xml:space="preserve"> API </w:t>
      </w:r>
      <w:proofErr w:type="spellStart"/>
      <w:r w:rsidRPr="00E42569">
        <w:t>và</w:t>
      </w:r>
      <w:proofErr w:type="spellEnd"/>
      <w:r w:rsidRPr="00E42569">
        <w:t xml:space="preserve"> Dashboard, </w:t>
      </w:r>
      <w:proofErr w:type="spellStart"/>
      <w:r w:rsidRPr="00E42569">
        <w:t>đảm</w:t>
      </w:r>
      <w:proofErr w:type="spellEnd"/>
      <w:r w:rsidRPr="00E42569">
        <w:t xml:space="preserve"> </w:t>
      </w:r>
      <w:proofErr w:type="spellStart"/>
      <w:r w:rsidRPr="00E42569">
        <w:t>bảo</w:t>
      </w:r>
      <w:proofErr w:type="spellEnd"/>
      <w:r w:rsidRPr="00E42569">
        <w:t xml:space="preserve"> </w:t>
      </w:r>
      <w:proofErr w:type="spellStart"/>
      <w:r w:rsidRPr="00E42569">
        <w:t>tính</w:t>
      </w:r>
      <w:proofErr w:type="spellEnd"/>
      <w:r w:rsidRPr="00E42569">
        <w:t xml:space="preserve"> </w:t>
      </w:r>
      <w:proofErr w:type="spellStart"/>
      <w:r w:rsidRPr="00E42569">
        <w:t>sẵn</w:t>
      </w:r>
      <w:proofErr w:type="spellEnd"/>
      <w:r w:rsidRPr="00E42569">
        <w:t xml:space="preserve"> </w:t>
      </w:r>
      <w:proofErr w:type="spellStart"/>
      <w:r w:rsidRPr="00E42569">
        <w:t>sàng</w:t>
      </w:r>
      <w:proofErr w:type="spellEnd"/>
      <w:r w:rsidRPr="00E42569">
        <w:t xml:space="preserve"> </w:t>
      </w:r>
      <w:proofErr w:type="spellStart"/>
      <w:r w:rsidRPr="00E42569">
        <w:t>cao</w:t>
      </w:r>
      <w:proofErr w:type="spellEnd"/>
      <w:r w:rsidRPr="00E42569">
        <w:t xml:space="preserve"> (High Availability).</w:t>
      </w:r>
    </w:p>
    <w:p w14:paraId="4CF9A2D5" w14:textId="16FDF6F9" w:rsidR="00074B04" w:rsidRPr="00E42569" w:rsidRDefault="00074B04" w:rsidP="003611AD">
      <w:pPr>
        <w:numPr>
          <w:ilvl w:val="0"/>
          <w:numId w:val="15"/>
        </w:numPr>
      </w:pPr>
      <w:r w:rsidRPr="00E42569">
        <w:t>External/Provider Network (ens34):</w:t>
      </w:r>
    </w:p>
    <w:p w14:paraId="1FE89E52" w14:textId="44F8248E" w:rsidR="00074B04" w:rsidRPr="00E42569" w:rsidRDefault="00074B04" w:rsidP="003611AD">
      <w:pPr>
        <w:numPr>
          <w:ilvl w:val="1"/>
          <w:numId w:val="15"/>
        </w:numPr>
      </w:pPr>
      <w:r w:rsidRPr="00E42569">
        <w:t xml:space="preserve">Giao </w:t>
      </w:r>
      <w:proofErr w:type="spellStart"/>
      <w:r w:rsidRPr="00E42569">
        <w:t>diện</w:t>
      </w:r>
      <w:proofErr w:type="spellEnd"/>
      <w:r w:rsidRPr="00E42569">
        <w:t xml:space="preserve"> </w:t>
      </w:r>
      <w:proofErr w:type="spellStart"/>
      <w:r w:rsidRPr="00E42569">
        <w:t>này</w:t>
      </w:r>
      <w:proofErr w:type="spellEnd"/>
      <w:r w:rsidRPr="00E42569">
        <w:t xml:space="preserve"> </w:t>
      </w:r>
      <w:proofErr w:type="spellStart"/>
      <w:r w:rsidRPr="00E42569">
        <w:t>không</w:t>
      </w:r>
      <w:proofErr w:type="spellEnd"/>
      <w:r w:rsidRPr="00E42569">
        <w:t xml:space="preserve"> </w:t>
      </w:r>
      <w:proofErr w:type="spellStart"/>
      <w:r w:rsidRPr="00E42569">
        <w:t>gán</w:t>
      </w:r>
      <w:proofErr w:type="spellEnd"/>
      <w:r w:rsidRPr="00E42569">
        <w:t xml:space="preserve"> IP, </w:t>
      </w:r>
      <w:proofErr w:type="spellStart"/>
      <w:r w:rsidRPr="00E42569">
        <w:t>được</w:t>
      </w:r>
      <w:proofErr w:type="spellEnd"/>
      <w:r w:rsidRPr="00E42569">
        <w:t xml:space="preserve"> </w:t>
      </w:r>
      <w:proofErr w:type="spellStart"/>
      <w:r w:rsidRPr="00E42569">
        <w:t>kết</w:t>
      </w:r>
      <w:proofErr w:type="spellEnd"/>
      <w:r w:rsidRPr="00E42569">
        <w:t xml:space="preserve"> </w:t>
      </w:r>
      <w:proofErr w:type="spellStart"/>
      <w:r w:rsidRPr="00E42569">
        <w:t>nối</w:t>
      </w:r>
      <w:proofErr w:type="spellEnd"/>
      <w:r w:rsidRPr="00E42569">
        <w:t xml:space="preserve"> </w:t>
      </w:r>
      <w:proofErr w:type="spellStart"/>
      <w:r w:rsidRPr="00E42569">
        <w:t>trực</w:t>
      </w:r>
      <w:proofErr w:type="spellEnd"/>
      <w:r w:rsidRPr="00E42569">
        <w:t xml:space="preserve"> </w:t>
      </w:r>
      <w:proofErr w:type="spellStart"/>
      <w:r w:rsidRPr="00E42569">
        <w:t>tiếp</w:t>
      </w:r>
      <w:proofErr w:type="spellEnd"/>
      <w:r w:rsidRPr="00E42569">
        <w:t xml:space="preserve"> </w:t>
      </w:r>
      <w:proofErr w:type="spellStart"/>
      <w:r w:rsidRPr="00E42569">
        <w:t>vào</w:t>
      </w:r>
      <w:proofErr w:type="spellEnd"/>
      <w:r w:rsidRPr="00E42569">
        <w:t xml:space="preserve"> Open </w:t>
      </w:r>
      <w:proofErr w:type="spellStart"/>
      <w:r w:rsidRPr="00E42569">
        <w:t>vSwitch</w:t>
      </w:r>
      <w:proofErr w:type="spellEnd"/>
      <w:r w:rsidRPr="00E42569">
        <w:t xml:space="preserve"> (Bridge </w:t>
      </w:r>
      <w:proofErr w:type="spellStart"/>
      <w:r w:rsidRPr="00E42569">
        <w:t>br</w:t>
      </w:r>
      <w:proofErr w:type="spellEnd"/>
      <w:r w:rsidRPr="00E42569">
        <w:t>-ex).</w:t>
      </w:r>
    </w:p>
    <w:p w14:paraId="3A0E7A91" w14:textId="66088495" w:rsidR="00074B04" w:rsidRPr="00E42569" w:rsidRDefault="00074B04" w:rsidP="003611AD">
      <w:pPr>
        <w:numPr>
          <w:ilvl w:val="1"/>
          <w:numId w:val="15"/>
        </w:numPr>
      </w:pPr>
      <w:proofErr w:type="spellStart"/>
      <w:r w:rsidRPr="00E42569">
        <w:t>Chức</w:t>
      </w:r>
      <w:proofErr w:type="spellEnd"/>
      <w:r w:rsidRPr="00E42569">
        <w:t xml:space="preserve"> </w:t>
      </w:r>
      <w:proofErr w:type="spellStart"/>
      <w:r w:rsidRPr="00E42569">
        <w:t>năng</w:t>
      </w:r>
      <w:proofErr w:type="spellEnd"/>
      <w:r w:rsidRPr="00E42569">
        <w:t xml:space="preserve">: Cung </w:t>
      </w:r>
      <w:proofErr w:type="spellStart"/>
      <w:r w:rsidRPr="00E42569">
        <w:t>cấp</w:t>
      </w:r>
      <w:proofErr w:type="spellEnd"/>
      <w:r w:rsidRPr="00E42569">
        <w:t xml:space="preserve"> </w:t>
      </w:r>
      <w:proofErr w:type="spellStart"/>
      <w:r w:rsidRPr="00E42569">
        <w:t>kết</w:t>
      </w:r>
      <w:proofErr w:type="spellEnd"/>
      <w:r w:rsidRPr="00E42569">
        <w:t xml:space="preserve"> </w:t>
      </w:r>
      <w:proofErr w:type="spellStart"/>
      <w:r w:rsidRPr="00E42569">
        <w:t>nối</w:t>
      </w:r>
      <w:proofErr w:type="spellEnd"/>
      <w:r w:rsidRPr="00E42569">
        <w:t xml:space="preserve"> Internet </w:t>
      </w:r>
      <w:proofErr w:type="spellStart"/>
      <w:r w:rsidRPr="00E42569">
        <w:t>cho</w:t>
      </w:r>
      <w:proofErr w:type="spellEnd"/>
      <w:r w:rsidRPr="00E42569">
        <w:t xml:space="preserve"> </w:t>
      </w:r>
      <w:proofErr w:type="spellStart"/>
      <w:r w:rsidRPr="00E42569">
        <w:t>các</w:t>
      </w:r>
      <w:proofErr w:type="spellEnd"/>
      <w:r w:rsidRPr="00E42569">
        <w:t xml:space="preserve"> </w:t>
      </w:r>
      <w:proofErr w:type="spellStart"/>
      <w:r w:rsidRPr="00E42569">
        <w:t>máy</w:t>
      </w:r>
      <w:proofErr w:type="spellEnd"/>
      <w:r w:rsidRPr="00E42569">
        <w:t xml:space="preserve"> </w:t>
      </w:r>
      <w:proofErr w:type="spellStart"/>
      <w:r w:rsidRPr="00E42569">
        <w:t>ảo</w:t>
      </w:r>
      <w:proofErr w:type="spellEnd"/>
      <w:r w:rsidRPr="00E42569">
        <w:t xml:space="preserve"> </w:t>
      </w:r>
      <w:proofErr w:type="spellStart"/>
      <w:r w:rsidRPr="00E42569">
        <w:t>bên</w:t>
      </w:r>
      <w:proofErr w:type="spellEnd"/>
      <w:r w:rsidRPr="00E42569">
        <w:t xml:space="preserve"> </w:t>
      </w:r>
      <w:proofErr w:type="spellStart"/>
      <w:r w:rsidRPr="00E42569">
        <w:t>trong</w:t>
      </w:r>
      <w:proofErr w:type="spellEnd"/>
      <w:r w:rsidRPr="00E42569">
        <w:t xml:space="preserve"> OpenStack (Instance) </w:t>
      </w:r>
      <w:proofErr w:type="spellStart"/>
      <w:r w:rsidRPr="00E42569">
        <w:t>thông</w:t>
      </w:r>
      <w:proofErr w:type="spellEnd"/>
      <w:r w:rsidRPr="00E42569">
        <w:t xml:space="preserve"> qua Floating IP.</w:t>
      </w:r>
    </w:p>
    <w:p w14:paraId="5880F127" w14:textId="4A5780CE" w:rsidR="00074B04" w:rsidRDefault="00074B04" w:rsidP="00074B04">
      <w:pPr>
        <w:jc w:val="center"/>
        <w:rPr>
          <w:b/>
          <w:bCs/>
        </w:rPr>
      </w:pPr>
      <w:r>
        <w:rPr>
          <w:noProof/>
        </w:rPr>
        <w:drawing>
          <wp:inline distT="0" distB="0" distL="0" distR="0" wp14:anchorId="171DC82D" wp14:editId="7FB247A7">
            <wp:extent cx="4350100" cy="1189458"/>
            <wp:effectExtent l="0" t="0" r="0" b="0"/>
            <wp:docPr id="896981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81016" name="Picture 1" descr="A screenshot of a computer code&#10;&#10;AI-generated content may be incorrect."/>
                    <pic:cNvPicPr/>
                  </pic:nvPicPr>
                  <pic:blipFill>
                    <a:blip r:embed="rId15"/>
                    <a:stretch>
                      <a:fillRect/>
                    </a:stretch>
                  </pic:blipFill>
                  <pic:spPr>
                    <a:xfrm>
                      <a:off x="0" y="0"/>
                      <a:ext cx="4367524" cy="1194222"/>
                    </a:xfrm>
                    <a:prstGeom prst="rect">
                      <a:avLst/>
                    </a:prstGeom>
                  </pic:spPr>
                </pic:pic>
              </a:graphicData>
            </a:graphic>
          </wp:inline>
        </w:drawing>
      </w:r>
    </w:p>
    <w:p w14:paraId="1339D707" w14:textId="37BAFA3E" w:rsidR="00B43BB9" w:rsidRPr="00F5579F" w:rsidRDefault="00616DE3" w:rsidP="00616DE3">
      <w:pPr>
        <w:pStyle w:val="Caption"/>
      </w:pPr>
      <w:proofErr w:type="spellStart"/>
      <w:r>
        <w:t>Hình</w:t>
      </w:r>
      <w:proofErr w:type="spellEnd"/>
      <w:r>
        <w:rPr>
          <w:lang w:val="vi-VN"/>
        </w:rPr>
        <w:t xml:space="preserve"> </w:t>
      </w:r>
      <w:r w:rsidR="00F35E40">
        <w:rPr>
          <w:lang w:val="vi-VN"/>
        </w:rPr>
        <w:t>7</w:t>
      </w:r>
      <w:r>
        <w:rPr>
          <w:lang w:val="vi-VN"/>
        </w:rPr>
        <w:t xml:space="preserve">. </w:t>
      </w:r>
      <w:proofErr w:type="spellStart"/>
      <w:r w:rsidR="00F5579F">
        <w:t>Cấu</w:t>
      </w:r>
      <w:proofErr w:type="spellEnd"/>
      <w:r w:rsidR="00F5579F">
        <w:t xml:space="preserve"> </w:t>
      </w:r>
      <w:proofErr w:type="spellStart"/>
      <w:r w:rsidR="00ED7B36">
        <w:t>hình</w:t>
      </w:r>
      <w:proofErr w:type="spellEnd"/>
      <w:r w:rsidR="00ED7B36">
        <w:t xml:space="preserve"> network</w:t>
      </w:r>
    </w:p>
    <w:p w14:paraId="38C3BAFD" w14:textId="76BD22F1" w:rsidR="00074B04" w:rsidRPr="00837B5D" w:rsidRDefault="00074B04" w:rsidP="00A34E1C">
      <w:pPr>
        <w:pStyle w:val="Heading2"/>
        <w:rPr>
          <w:lang w:val="vi-VN"/>
        </w:rPr>
      </w:pPr>
      <w:bookmarkStart w:id="30" w:name="_Toc214908476"/>
      <w:r w:rsidRPr="00816391">
        <w:lastRenderedPageBreak/>
        <w:t xml:space="preserve">2. </w:t>
      </w:r>
      <w:proofErr w:type="spellStart"/>
      <w:r w:rsidRPr="00816391">
        <w:t>Môi</w:t>
      </w:r>
      <w:proofErr w:type="spellEnd"/>
      <w:r w:rsidRPr="00816391">
        <w:t xml:space="preserve"> </w:t>
      </w:r>
      <w:proofErr w:type="spellStart"/>
      <w:r w:rsidRPr="00816391">
        <w:t>trường</w:t>
      </w:r>
      <w:proofErr w:type="spellEnd"/>
      <w:r w:rsidRPr="00816391">
        <w:t xml:space="preserve"> </w:t>
      </w:r>
      <w:proofErr w:type="spellStart"/>
      <w:r w:rsidRPr="00816391">
        <w:t>phần</w:t>
      </w:r>
      <w:proofErr w:type="spellEnd"/>
      <w:r w:rsidRPr="00816391">
        <w:t xml:space="preserve"> </w:t>
      </w:r>
      <w:proofErr w:type="spellStart"/>
      <w:r w:rsidRPr="00816391">
        <w:t>mềm</w:t>
      </w:r>
      <w:proofErr w:type="spellEnd"/>
      <w:r w:rsidRPr="00816391">
        <w:t xml:space="preserve"> </w:t>
      </w:r>
      <w:proofErr w:type="spellStart"/>
      <w:r w:rsidRPr="00816391">
        <w:t>và</w:t>
      </w:r>
      <w:proofErr w:type="spellEnd"/>
      <w:r w:rsidRPr="00816391">
        <w:t xml:space="preserve"> Công </w:t>
      </w:r>
      <w:proofErr w:type="spellStart"/>
      <w:r w:rsidRPr="00816391">
        <w:t>cụ</w:t>
      </w:r>
      <w:proofErr w:type="spellEnd"/>
      <w:r w:rsidRPr="00816391">
        <w:t xml:space="preserve"> </w:t>
      </w:r>
      <w:proofErr w:type="spellStart"/>
      <w:r w:rsidRPr="00816391">
        <w:t>triển</w:t>
      </w:r>
      <w:proofErr w:type="spellEnd"/>
      <w:r w:rsidRPr="00816391">
        <w:t xml:space="preserve"> </w:t>
      </w:r>
      <w:proofErr w:type="spellStart"/>
      <w:r w:rsidR="00837B5D">
        <w:t>khai</w:t>
      </w:r>
      <w:proofErr w:type="spellEnd"/>
      <w:r w:rsidR="00837B5D">
        <w:rPr>
          <w:lang w:val="vi-VN"/>
        </w:rPr>
        <w:t>.</w:t>
      </w:r>
      <w:bookmarkEnd w:id="30"/>
    </w:p>
    <w:p w14:paraId="47E958F9" w14:textId="222976A9" w:rsidR="00074B04" w:rsidRPr="00816391" w:rsidRDefault="00074B04" w:rsidP="00E42569">
      <w:proofErr w:type="spellStart"/>
      <w:r w:rsidRPr="00816391">
        <w:t>Để</w:t>
      </w:r>
      <w:proofErr w:type="spellEnd"/>
      <w:r w:rsidRPr="00816391">
        <w:t xml:space="preserve"> </w:t>
      </w:r>
      <w:proofErr w:type="spellStart"/>
      <w:r w:rsidRPr="00816391">
        <w:t>đảm</w:t>
      </w:r>
      <w:proofErr w:type="spellEnd"/>
      <w:r w:rsidRPr="00816391">
        <w:t xml:space="preserve"> </w:t>
      </w:r>
      <w:proofErr w:type="spellStart"/>
      <w:r w:rsidRPr="00816391">
        <w:t>bảo</w:t>
      </w:r>
      <w:proofErr w:type="spellEnd"/>
      <w:r w:rsidRPr="00816391">
        <w:t xml:space="preserve"> </w:t>
      </w:r>
      <w:proofErr w:type="spellStart"/>
      <w:r w:rsidRPr="00816391">
        <w:t>tính</w:t>
      </w:r>
      <w:proofErr w:type="spellEnd"/>
      <w:r w:rsidRPr="00816391">
        <w:t xml:space="preserve"> </w:t>
      </w:r>
      <w:proofErr w:type="spellStart"/>
      <w:r w:rsidRPr="00816391">
        <w:t>nhất</w:t>
      </w:r>
      <w:proofErr w:type="spellEnd"/>
      <w:r w:rsidRPr="00816391">
        <w:t xml:space="preserve"> </w:t>
      </w:r>
      <w:proofErr w:type="spellStart"/>
      <w:r w:rsidRPr="00816391">
        <w:t>quán</w:t>
      </w:r>
      <w:proofErr w:type="spellEnd"/>
      <w:r w:rsidRPr="00816391">
        <w:t xml:space="preserve"> </w:t>
      </w:r>
      <w:proofErr w:type="spellStart"/>
      <w:r w:rsidRPr="00816391">
        <w:t>và</w:t>
      </w:r>
      <w:proofErr w:type="spellEnd"/>
      <w:r w:rsidRPr="00816391">
        <w:t xml:space="preserve"> </w:t>
      </w:r>
      <w:proofErr w:type="spellStart"/>
      <w:r w:rsidRPr="00816391">
        <w:t>dễ</w:t>
      </w:r>
      <w:proofErr w:type="spellEnd"/>
      <w:r w:rsidRPr="00816391">
        <w:t xml:space="preserve"> </w:t>
      </w:r>
      <w:proofErr w:type="spellStart"/>
      <w:r w:rsidRPr="00816391">
        <w:t>dàng</w:t>
      </w:r>
      <w:proofErr w:type="spellEnd"/>
      <w:r w:rsidRPr="00816391">
        <w:t xml:space="preserve"> </w:t>
      </w:r>
      <w:proofErr w:type="spellStart"/>
      <w:r w:rsidRPr="00816391">
        <w:t>quản</w:t>
      </w:r>
      <w:proofErr w:type="spellEnd"/>
      <w:r w:rsidRPr="00816391">
        <w:t xml:space="preserve"> </w:t>
      </w:r>
      <w:proofErr w:type="spellStart"/>
      <w:r w:rsidRPr="00816391">
        <w:t>lý</w:t>
      </w:r>
      <w:proofErr w:type="spellEnd"/>
      <w:r w:rsidRPr="00816391">
        <w:t xml:space="preserve">, </w:t>
      </w:r>
      <w:proofErr w:type="spellStart"/>
      <w:r w:rsidRPr="00816391">
        <w:t>nhóm</w:t>
      </w:r>
      <w:proofErr w:type="spellEnd"/>
      <w:r w:rsidRPr="00816391">
        <w:t xml:space="preserve"> </w:t>
      </w:r>
      <w:proofErr w:type="spellStart"/>
      <w:r w:rsidRPr="00816391">
        <w:t>sử</w:t>
      </w:r>
      <w:proofErr w:type="spellEnd"/>
      <w:r w:rsidRPr="00816391">
        <w:t xml:space="preserve"> </w:t>
      </w:r>
      <w:proofErr w:type="spellStart"/>
      <w:r w:rsidRPr="00816391">
        <w:t>dụng</w:t>
      </w:r>
      <w:proofErr w:type="spellEnd"/>
      <w:r w:rsidRPr="00816391">
        <w:t xml:space="preserve"> </w:t>
      </w:r>
      <w:proofErr w:type="spellStart"/>
      <w:r w:rsidRPr="00816391">
        <w:t>các</w:t>
      </w:r>
      <w:proofErr w:type="spellEnd"/>
      <w:r w:rsidRPr="00816391">
        <w:t xml:space="preserve"> </w:t>
      </w:r>
      <w:proofErr w:type="spellStart"/>
      <w:r w:rsidRPr="00816391">
        <w:t>công</w:t>
      </w:r>
      <w:proofErr w:type="spellEnd"/>
      <w:r w:rsidRPr="00816391">
        <w:t xml:space="preserve"> </w:t>
      </w:r>
      <w:proofErr w:type="spellStart"/>
      <w:r w:rsidRPr="00816391">
        <w:t>cụ</w:t>
      </w:r>
      <w:proofErr w:type="spellEnd"/>
      <w:r w:rsidRPr="00816391">
        <w:t xml:space="preserve"> </w:t>
      </w:r>
      <w:proofErr w:type="spellStart"/>
      <w:r w:rsidRPr="00816391">
        <w:t>và</w:t>
      </w:r>
      <w:proofErr w:type="spellEnd"/>
      <w:r w:rsidRPr="00816391">
        <w:t xml:space="preserve"> </w:t>
      </w:r>
      <w:proofErr w:type="spellStart"/>
      <w:r w:rsidRPr="00816391">
        <w:t>phiên</w:t>
      </w:r>
      <w:proofErr w:type="spellEnd"/>
      <w:r w:rsidRPr="00816391">
        <w:t xml:space="preserve"> </w:t>
      </w:r>
      <w:proofErr w:type="spellStart"/>
      <w:r w:rsidRPr="00816391">
        <w:t>bản</w:t>
      </w:r>
      <w:proofErr w:type="spellEnd"/>
      <w:r w:rsidRPr="00816391">
        <w:t xml:space="preserve"> </w:t>
      </w:r>
      <w:proofErr w:type="spellStart"/>
      <w:r w:rsidRPr="00816391">
        <w:t>phần</w:t>
      </w:r>
      <w:proofErr w:type="spellEnd"/>
      <w:r w:rsidRPr="00816391">
        <w:t xml:space="preserve"> </w:t>
      </w:r>
      <w:proofErr w:type="spellStart"/>
      <w:r w:rsidRPr="00816391">
        <w:t>mềm</w:t>
      </w:r>
      <w:proofErr w:type="spellEnd"/>
      <w:r w:rsidRPr="00816391">
        <w:t xml:space="preserve"> </w:t>
      </w:r>
      <w:proofErr w:type="spellStart"/>
      <w:r w:rsidRPr="00816391">
        <w:t>sau</w:t>
      </w:r>
      <w:proofErr w:type="spellEnd"/>
      <w:r w:rsidRPr="00816391">
        <w:t>:</w:t>
      </w:r>
    </w:p>
    <w:p w14:paraId="5E0712DC" w14:textId="41FD2953" w:rsidR="00E42569" w:rsidRPr="00E42569" w:rsidRDefault="00074B04" w:rsidP="00A85D5A">
      <w:pPr>
        <w:pStyle w:val="ListParagraph"/>
        <w:numPr>
          <w:ilvl w:val="0"/>
          <w:numId w:val="14"/>
        </w:numPr>
        <w:spacing w:line="360" w:lineRule="auto"/>
      </w:pPr>
      <w:proofErr w:type="spellStart"/>
      <w:r w:rsidRPr="00E42569">
        <w:t>Hệ</w:t>
      </w:r>
      <w:proofErr w:type="spellEnd"/>
      <w:r w:rsidRPr="00E42569">
        <w:t xml:space="preserve"> </w:t>
      </w:r>
      <w:proofErr w:type="spellStart"/>
      <w:r w:rsidRPr="00E42569">
        <w:t>điều</w:t>
      </w:r>
      <w:proofErr w:type="spellEnd"/>
      <w:r w:rsidRPr="00E42569">
        <w:t xml:space="preserve"> </w:t>
      </w:r>
      <w:proofErr w:type="spellStart"/>
      <w:r w:rsidRPr="00E42569">
        <w:t>hành</w:t>
      </w:r>
      <w:proofErr w:type="spellEnd"/>
      <w:r w:rsidRPr="00E42569">
        <w:t xml:space="preserve">: Ubuntu </w:t>
      </w:r>
      <w:r w:rsidR="00C34C00" w:rsidRPr="00E42569">
        <w:t>22.04</w:t>
      </w:r>
      <w:r w:rsidRPr="00E42569">
        <w:t xml:space="preserve"> LTS.</w:t>
      </w:r>
    </w:p>
    <w:p w14:paraId="506B69EC" w14:textId="04C9BDEE" w:rsidR="00E42569" w:rsidRPr="00E42569" w:rsidRDefault="00074B04" w:rsidP="00A85D5A">
      <w:pPr>
        <w:pStyle w:val="ListParagraph"/>
        <w:numPr>
          <w:ilvl w:val="0"/>
          <w:numId w:val="14"/>
        </w:numPr>
        <w:spacing w:line="360" w:lineRule="auto"/>
      </w:pPr>
      <w:r w:rsidRPr="00E42569">
        <w:t xml:space="preserve">Công </w:t>
      </w:r>
      <w:proofErr w:type="spellStart"/>
      <w:r w:rsidRPr="00E42569">
        <w:t>cụ</w:t>
      </w:r>
      <w:proofErr w:type="spellEnd"/>
      <w:r w:rsidRPr="00E42569">
        <w:t xml:space="preserve"> </w:t>
      </w:r>
      <w:proofErr w:type="spellStart"/>
      <w:r w:rsidRPr="00E42569">
        <w:t>triển</w:t>
      </w:r>
      <w:proofErr w:type="spellEnd"/>
      <w:r w:rsidRPr="00E42569">
        <w:t xml:space="preserve"> </w:t>
      </w:r>
      <w:proofErr w:type="spellStart"/>
      <w:r w:rsidRPr="00E42569">
        <w:t>khai</w:t>
      </w:r>
      <w:proofErr w:type="spellEnd"/>
      <w:r w:rsidRPr="00E42569">
        <w:t>: Kolla Ansible (</w:t>
      </w:r>
      <w:proofErr w:type="spellStart"/>
      <w:r w:rsidRPr="00E42569">
        <w:t>Phiên</w:t>
      </w:r>
      <w:proofErr w:type="spellEnd"/>
      <w:r w:rsidRPr="00E42569">
        <w:t xml:space="preserve"> </w:t>
      </w:r>
      <w:proofErr w:type="spellStart"/>
      <w:r w:rsidRPr="00E42569">
        <w:t>bản</w:t>
      </w:r>
      <w:proofErr w:type="spellEnd"/>
      <w:r w:rsidRPr="00E42569">
        <w:t xml:space="preserve"> Master). </w:t>
      </w:r>
      <w:proofErr w:type="spellStart"/>
      <w:r w:rsidRPr="00E42569">
        <w:t>Đây</w:t>
      </w:r>
      <w:proofErr w:type="spellEnd"/>
      <w:r w:rsidRPr="00E42569">
        <w:t xml:space="preserve"> </w:t>
      </w:r>
      <w:proofErr w:type="spellStart"/>
      <w:r w:rsidRPr="00E42569">
        <w:t>là</w:t>
      </w:r>
      <w:proofErr w:type="spellEnd"/>
      <w:r w:rsidRPr="00E42569">
        <w:t xml:space="preserve"> </w:t>
      </w:r>
      <w:proofErr w:type="spellStart"/>
      <w:r w:rsidRPr="00E42569">
        <w:t>công</w:t>
      </w:r>
      <w:proofErr w:type="spellEnd"/>
      <w:r w:rsidRPr="00E42569">
        <w:t xml:space="preserve"> </w:t>
      </w:r>
      <w:proofErr w:type="spellStart"/>
      <w:r w:rsidRPr="00E42569">
        <w:t>cụ</w:t>
      </w:r>
      <w:proofErr w:type="spellEnd"/>
      <w:r w:rsidRPr="00E42569">
        <w:t xml:space="preserve"> </w:t>
      </w:r>
      <w:proofErr w:type="spellStart"/>
      <w:r w:rsidRPr="00E42569">
        <w:t>triển</w:t>
      </w:r>
      <w:proofErr w:type="spellEnd"/>
      <w:r w:rsidRPr="00E42569">
        <w:t xml:space="preserve"> </w:t>
      </w:r>
      <w:proofErr w:type="spellStart"/>
      <w:r w:rsidRPr="00E42569">
        <w:t>khai</w:t>
      </w:r>
      <w:proofErr w:type="spellEnd"/>
      <w:r w:rsidRPr="00E42569">
        <w:t xml:space="preserve"> OpenStack </w:t>
      </w:r>
      <w:proofErr w:type="spellStart"/>
      <w:r w:rsidRPr="00E42569">
        <w:t>dưới</w:t>
      </w:r>
      <w:proofErr w:type="spellEnd"/>
      <w:r w:rsidRPr="00E42569">
        <w:t xml:space="preserve"> </w:t>
      </w:r>
      <w:proofErr w:type="spellStart"/>
      <w:r w:rsidRPr="00E42569">
        <w:t>dạng</w:t>
      </w:r>
      <w:proofErr w:type="spellEnd"/>
      <w:r w:rsidRPr="00E42569">
        <w:t xml:space="preserve"> </w:t>
      </w:r>
      <w:proofErr w:type="spellStart"/>
      <w:r w:rsidRPr="00E42569">
        <w:t>các</w:t>
      </w:r>
      <w:proofErr w:type="spellEnd"/>
      <w:r w:rsidRPr="00E42569">
        <w:t xml:space="preserve"> Docker Container, </w:t>
      </w:r>
      <w:proofErr w:type="spellStart"/>
      <w:r w:rsidRPr="00E42569">
        <w:t>giúp</w:t>
      </w:r>
      <w:proofErr w:type="spellEnd"/>
      <w:r w:rsidRPr="00E42569">
        <w:t xml:space="preserve"> </w:t>
      </w:r>
      <w:proofErr w:type="spellStart"/>
      <w:r w:rsidRPr="00E42569">
        <w:t>cô</w:t>
      </w:r>
      <w:proofErr w:type="spellEnd"/>
      <w:r w:rsidRPr="00E42569">
        <w:t xml:space="preserve"> </w:t>
      </w:r>
      <w:proofErr w:type="spellStart"/>
      <w:r w:rsidRPr="00E42569">
        <w:t>lập</w:t>
      </w:r>
      <w:proofErr w:type="spellEnd"/>
      <w:r w:rsidRPr="00E42569">
        <w:t xml:space="preserve"> </w:t>
      </w:r>
      <w:proofErr w:type="spellStart"/>
      <w:r w:rsidRPr="00E42569">
        <w:t>môi</w:t>
      </w:r>
      <w:proofErr w:type="spellEnd"/>
      <w:r w:rsidRPr="00E42569">
        <w:t xml:space="preserve"> </w:t>
      </w:r>
      <w:proofErr w:type="spellStart"/>
      <w:r w:rsidRPr="00E42569">
        <w:t>trường</w:t>
      </w:r>
      <w:proofErr w:type="spellEnd"/>
      <w:r w:rsidRPr="00E42569">
        <w:t xml:space="preserve"> </w:t>
      </w:r>
      <w:proofErr w:type="spellStart"/>
      <w:r w:rsidRPr="00E42569">
        <w:t>dịch</w:t>
      </w:r>
      <w:proofErr w:type="spellEnd"/>
      <w:r w:rsidRPr="00E42569">
        <w:t xml:space="preserve"> </w:t>
      </w:r>
      <w:proofErr w:type="spellStart"/>
      <w:r w:rsidRPr="00E42569">
        <w:t>vụ</w:t>
      </w:r>
      <w:proofErr w:type="spellEnd"/>
      <w:r w:rsidRPr="00E42569">
        <w:t xml:space="preserve"> </w:t>
      </w:r>
      <w:proofErr w:type="spellStart"/>
      <w:r w:rsidRPr="00E42569">
        <w:t>và</w:t>
      </w:r>
      <w:proofErr w:type="spellEnd"/>
      <w:r w:rsidRPr="00E42569">
        <w:t xml:space="preserve"> </w:t>
      </w:r>
      <w:proofErr w:type="spellStart"/>
      <w:r w:rsidRPr="00E42569">
        <w:t>giảm</w:t>
      </w:r>
      <w:proofErr w:type="spellEnd"/>
      <w:r w:rsidRPr="00E42569">
        <w:t xml:space="preserve"> </w:t>
      </w:r>
      <w:proofErr w:type="spellStart"/>
      <w:r w:rsidRPr="00E42569">
        <w:t>thiểu</w:t>
      </w:r>
      <w:proofErr w:type="spellEnd"/>
      <w:r w:rsidRPr="00E42569">
        <w:t xml:space="preserve"> </w:t>
      </w:r>
      <w:proofErr w:type="spellStart"/>
      <w:r w:rsidRPr="00E42569">
        <w:t>xung</w:t>
      </w:r>
      <w:proofErr w:type="spellEnd"/>
      <w:r w:rsidRPr="00E42569">
        <w:t xml:space="preserve"> </w:t>
      </w:r>
      <w:proofErr w:type="spellStart"/>
      <w:r w:rsidRPr="00E42569">
        <w:t>đột</w:t>
      </w:r>
      <w:proofErr w:type="spellEnd"/>
      <w:r w:rsidRPr="00E42569">
        <w:t xml:space="preserve"> </w:t>
      </w:r>
      <w:proofErr w:type="spellStart"/>
      <w:r w:rsidRPr="00E42569">
        <w:t>thư</w:t>
      </w:r>
      <w:proofErr w:type="spellEnd"/>
      <w:r w:rsidRPr="00E42569">
        <w:t xml:space="preserve"> </w:t>
      </w:r>
      <w:proofErr w:type="spellStart"/>
      <w:r w:rsidRPr="00E42569">
        <w:t>viện</w:t>
      </w:r>
      <w:proofErr w:type="spellEnd"/>
      <w:r w:rsidRPr="00E42569">
        <w:t>.</w:t>
      </w:r>
    </w:p>
    <w:p w14:paraId="43CB6112" w14:textId="4ED8A49C" w:rsidR="00E42569" w:rsidRPr="00E42569" w:rsidRDefault="00074B04" w:rsidP="00A85D5A">
      <w:pPr>
        <w:pStyle w:val="ListParagraph"/>
        <w:numPr>
          <w:ilvl w:val="0"/>
          <w:numId w:val="14"/>
        </w:numPr>
        <w:spacing w:line="360" w:lineRule="auto"/>
      </w:pPr>
      <w:r w:rsidRPr="00E42569">
        <w:t>Container Engine: Docker.</w:t>
      </w:r>
    </w:p>
    <w:p w14:paraId="6C57BD50" w14:textId="77ED9A45" w:rsidR="00074B04" w:rsidRPr="00E42569" w:rsidRDefault="00074B04" w:rsidP="00A85D5A">
      <w:pPr>
        <w:pStyle w:val="ListParagraph"/>
        <w:numPr>
          <w:ilvl w:val="0"/>
          <w:numId w:val="14"/>
        </w:numPr>
        <w:spacing w:line="360" w:lineRule="auto"/>
      </w:pPr>
      <w:proofErr w:type="spellStart"/>
      <w:r w:rsidRPr="00E42569">
        <w:t>Ngôn</w:t>
      </w:r>
      <w:proofErr w:type="spellEnd"/>
      <w:r w:rsidRPr="00E42569">
        <w:t xml:space="preserve"> </w:t>
      </w:r>
      <w:proofErr w:type="spellStart"/>
      <w:r w:rsidRPr="00E42569">
        <w:t>ngữ</w:t>
      </w:r>
      <w:proofErr w:type="spellEnd"/>
      <w:r w:rsidRPr="00E42569">
        <w:t xml:space="preserve"> </w:t>
      </w:r>
      <w:proofErr w:type="spellStart"/>
      <w:r w:rsidRPr="00E42569">
        <w:t>cấu</w:t>
      </w:r>
      <w:proofErr w:type="spellEnd"/>
      <w:r w:rsidRPr="00E42569">
        <w:t xml:space="preserve"> </w:t>
      </w:r>
      <w:proofErr w:type="spellStart"/>
      <w:r w:rsidRPr="00E42569">
        <w:t>hình</w:t>
      </w:r>
      <w:proofErr w:type="spellEnd"/>
      <w:r w:rsidRPr="00E42569">
        <w:t>: Ansible (YAML).</w:t>
      </w:r>
    </w:p>
    <w:p w14:paraId="0084AEB7" w14:textId="1C7CF48A" w:rsidR="00074B04" w:rsidRPr="00837B5D" w:rsidRDefault="00074B04" w:rsidP="00A34E1C">
      <w:pPr>
        <w:pStyle w:val="Heading2"/>
        <w:rPr>
          <w:lang w:val="vi-VN"/>
        </w:rPr>
      </w:pPr>
      <w:bookmarkStart w:id="31" w:name="_Toc214908477"/>
      <w:r w:rsidRPr="00816391">
        <w:t xml:space="preserve">3. </w:t>
      </w:r>
      <w:proofErr w:type="spellStart"/>
      <w:r w:rsidRPr="00816391">
        <w:t>Cấu</w:t>
      </w:r>
      <w:proofErr w:type="spellEnd"/>
      <w:r w:rsidRPr="00816391">
        <w:t xml:space="preserve"> </w:t>
      </w:r>
      <w:proofErr w:type="spellStart"/>
      <w:r w:rsidRPr="00816391">
        <w:t>hình</w:t>
      </w:r>
      <w:proofErr w:type="spellEnd"/>
      <w:r w:rsidRPr="00816391">
        <w:t xml:space="preserve"> </w:t>
      </w:r>
      <w:proofErr w:type="spellStart"/>
      <w:r w:rsidRPr="00816391">
        <w:t>hệ</w:t>
      </w:r>
      <w:proofErr w:type="spellEnd"/>
      <w:r w:rsidRPr="00816391">
        <w:t xml:space="preserve"> </w:t>
      </w:r>
      <w:proofErr w:type="spellStart"/>
      <w:r w:rsidRPr="00816391">
        <w:t>thống</w:t>
      </w:r>
      <w:proofErr w:type="spellEnd"/>
      <w:r w:rsidRPr="00816391">
        <w:t xml:space="preserve"> chi </w:t>
      </w:r>
      <w:proofErr w:type="spellStart"/>
      <w:r w:rsidR="00837B5D">
        <w:t>tiết</w:t>
      </w:r>
      <w:proofErr w:type="spellEnd"/>
      <w:r w:rsidR="00837B5D">
        <w:rPr>
          <w:lang w:val="vi-VN"/>
        </w:rPr>
        <w:t>.</w:t>
      </w:r>
      <w:bookmarkEnd w:id="31"/>
    </w:p>
    <w:p w14:paraId="7D2F61CB" w14:textId="65F6FD50" w:rsidR="00074B04" w:rsidRPr="00816391" w:rsidRDefault="00074B04" w:rsidP="00074B04">
      <w:pPr>
        <w:jc w:val="left"/>
      </w:pPr>
      <w:proofErr w:type="spellStart"/>
      <w:r w:rsidRPr="00816391">
        <w:t>Đây</w:t>
      </w:r>
      <w:proofErr w:type="spellEnd"/>
      <w:r w:rsidRPr="00816391">
        <w:t xml:space="preserve"> </w:t>
      </w:r>
      <w:proofErr w:type="spellStart"/>
      <w:r w:rsidRPr="00816391">
        <w:t>là</w:t>
      </w:r>
      <w:proofErr w:type="spellEnd"/>
      <w:r w:rsidRPr="00816391">
        <w:t xml:space="preserve"> </w:t>
      </w:r>
      <w:proofErr w:type="spellStart"/>
      <w:r w:rsidRPr="00816391">
        <w:t>phần</w:t>
      </w:r>
      <w:proofErr w:type="spellEnd"/>
      <w:r w:rsidRPr="00816391">
        <w:t xml:space="preserve"> </w:t>
      </w:r>
      <w:proofErr w:type="spellStart"/>
      <w:r w:rsidRPr="00816391">
        <w:t>quan</w:t>
      </w:r>
      <w:proofErr w:type="spellEnd"/>
      <w:r w:rsidRPr="00816391">
        <w:t xml:space="preserve"> </w:t>
      </w:r>
      <w:proofErr w:type="spellStart"/>
      <w:r w:rsidRPr="00816391">
        <w:t>trọng</w:t>
      </w:r>
      <w:proofErr w:type="spellEnd"/>
      <w:r w:rsidRPr="00816391">
        <w:t xml:space="preserve"> </w:t>
      </w:r>
      <w:proofErr w:type="spellStart"/>
      <w:r w:rsidRPr="00816391">
        <w:t>nhất</w:t>
      </w:r>
      <w:proofErr w:type="spellEnd"/>
      <w:r w:rsidRPr="00816391">
        <w:t xml:space="preserve"> </w:t>
      </w:r>
      <w:proofErr w:type="spellStart"/>
      <w:r w:rsidRPr="00816391">
        <w:t>trong</w:t>
      </w:r>
      <w:proofErr w:type="spellEnd"/>
      <w:r w:rsidRPr="00816391">
        <w:t xml:space="preserve"> </w:t>
      </w:r>
      <w:proofErr w:type="spellStart"/>
      <w:r w:rsidRPr="00816391">
        <w:t>quá</w:t>
      </w:r>
      <w:proofErr w:type="spellEnd"/>
      <w:r w:rsidRPr="00816391">
        <w:t xml:space="preserve"> </w:t>
      </w:r>
      <w:proofErr w:type="spellStart"/>
      <w:r w:rsidRPr="00816391">
        <w:t>trình</w:t>
      </w:r>
      <w:proofErr w:type="spellEnd"/>
      <w:r w:rsidRPr="00816391">
        <w:t xml:space="preserve"> </w:t>
      </w:r>
      <w:proofErr w:type="spellStart"/>
      <w:r w:rsidRPr="00816391">
        <w:t>triển</w:t>
      </w:r>
      <w:proofErr w:type="spellEnd"/>
      <w:r w:rsidRPr="00816391">
        <w:t xml:space="preserve"> </w:t>
      </w:r>
      <w:proofErr w:type="spellStart"/>
      <w:r w:rsidRPr="00816391">
        <w:t>khai</w:t>
      </w:r>
      <w:proofErr w:type="spellEnd"/>
      <w:r w:rsidRPr="00816391">
        <w:t xml:space="preserve">. </w:t>
      </w:r>
      <w:proofErr w:type="spellStart"/>
      <w:r w:rsidRPr="00816391">
        <w:t>Nhóm</w:t>
      </w:r>
      <w:proofErr w:type="spellEnd"/>
      <w:r w:rsidRPr="00816391">
        <w:t xml:space="preserve"> </w:t>
      </w:r>
      <w:proofErr w:type="spellStart"/>
      <w:r w:rsidRPr="00816391">
        <w:t>thực</w:t>
      </w:r>
      <w:proofErr w:type="spellEnd"/>
      <w:r w:rsidRPr="00816391">
        <w:t xml:space="preserve"> </w:t>
      </w:r>
      <w:proofErr w:type="spellStart"/>
      <w:r w:rsidRPr="00816391">
        <w:t>hiện</w:t>
      </w:r>
      <w:proofErr w:type="spellEnd"/>
      <w:r w:rsidRPr="00816391">
        <w:t xml:space="preserve"> </w:t>
      </w:r>
      <w:proofErr w:type="spellStart"/>
      <w:r w:rsidRPr="00816391">
        <w:t>đã</w:t>
      </w:r>
      <w:proofErr w:type="spellEnd"/>
      <w:r w:rsidRPr="00816391">
        <w:t xml:space="preserve"> </w:t>
      </w:r>
      <w:proofErr w:type="spellStart"/>
      <w:r w:rsidRPr="00816391">
        <w:t>tùy</w:t>
      </w:r>
      <w:proofErr w:type="spellEnd"/>
      <w:r w:rsidRPr="00816391">
        <w:t xml:space="preserve"> </w:t>
      </w:r>
      <w:proofErr w:type="spellStart"/>
      <w:r w:rsidRPr="00816391">
        <w:t>chỉnh</w:t>
      </w:r>
      <w:proofErr w:type="spellEnd"/>
      <w:r w:rsidRPr="00816391">
        <w:t xml:space="preserve"> </w:t>
      </w:r>
      <w:proofErr w:type="spellStart"/>
      <w:r w:rsidRPr="00816391">
        <w:t>sâu</w:t>
      </w:r>
      <w:proofErr w:type="spellEnd"/>
      <w:r w:rsidRPr="00816391">
        <w:t xml:space="preserve"> </w:t>
      </w:r>
      <w:proofErr w:type="spellStart"/>
      <w:r w:rsidRPr="00816391">
        <w:t>các</w:t>
      </w:r>
      <w:proofErr w:type="spellEnd"/>
      <w:r w:rsidRPr="00816391">
        <w:t xml:space="preserve"> file </w:t>
      </w:r>
      <w:proofErr w:type="spellStart"/>
      <w:r w:rsidRPr="00816391">
        <w:t>cấu</w:t>
      </w:r>
      <w:proofErr w:type="spellEnd"/>
      <w:r w:rsidRPr="00816391">
        <w:t xml:space="preserve"> </w:t>
      </w:r>
      <w:proofErr w:type="spellStart"/>
      <w:r w:rsidRPr="00816391">
        <w:t>hình</w:t>
      </w:r>
      <w:proofErr w:type="spellEnd"/>
      <w:r w:rsidRPr="00816391">
        <w:t xml:space="preserve"> </w:t>
      </w:r>
      <w:proofErr w:type="spellStart"/>
      <w:r w:rsidRPr="00816391">
        <w:t>của</w:t>
      </w:r>
      <w:proofErr w:type="spellEnd"/>
      <w:r w:rsidRPr="00816391">
        <w:t xml:space="preserve"> Kolla Ansible </w:t>
      </w:r>
      <w:proofErr w:type="spellStart"/>
      <w:r w:rsidRPr="00816391">
        <w:t>để</w:t>
      </w:r>
      <w:proofErr w:type="spellEnd"/>
      <w:r w:rsidRPr="00816391">
        <w:t xml:space="preserve"> </w:t>
      </w:r>
      <w:proofErr w:type="spellStart"/>
      <w:r w:rsidRPr="00816391">
        <w:t>phù</w:t>
      </w:r>
      <w:proofErr w:type="spellEnd"/>
      <w:r w:rsidRPr="00816391">
        <w:t xml:space="preserve"> </w:t>
      </w:r>
      <w:proofErr w:type="spellStart"/>
      <w:r w:rsidRPr="00816391">
        <w:t>hợp</w:t>
      </w:r>
      <w:proofErr w:type="spellEnd"/>
      <w:r w:rsidRPr="00816391">
        <w:t xml:space="preserve"> </w:t>
      </w:r>
      <w:proofErr w:type="spellStart"/>
      <w:r w:rsidRPr="00816391">
        <w:t>với</w:t>
      </w:r>
      <w:proofErr w:type="spellEnd"/>
      <w:r w:rsidRPr="00816391">
        <w:t xml:space="preserve"> </w:t>
      </w:r>
      <w:proofErr w:type="spellStart"/>
      <w:r w:rsidRPr="00816391">
        <w:t>giới</w:t>
      </w:r>
      <w:proofErr w:type="spellEnd"/>
      <w:r w:rsidRPr="00816391">
        <w:t xml:space="preserve"> </w:t>
      </w:r>
      <w:proofErr w:type="spellStart"/>
      <w:r w:rsidRPr="00816391">
        <w:t>hạn</w:t>
      </w:r>
      <w:proofErr w:type="spellEnd"/>
      <w:r w:rsidRPr="00816391">
        <w:t xml:space="preserve"> 16GB RAM </w:t>
      </w:r>
      <w:proofErr w:type="spellStart"/>
      <w:r w:rsidRPr="00816391">
        <w:t>và</w:t>
      </w:r>
      <w:proofErr w:type="spellEnd"/>
      <w:r w:rsidRPr="00816391">
        <w:t xml:space="preserve"> </w:t>
      </w:r>
      <w:proofErr w:type="spellStart"/>
      <w:r w:rsidRPr="00816391">
        <w:t>môi</w:t>
      </w:r>
      <w:proofErr w:type="spellEnd"/>
      <w:r w:rsidRPr="00816391">
        <w:t xml:space="preserve"> </w:t>
      </w:r>
      <w:proofErr w:type="spellStart"/>
      <w:r w:rsidRPr="00816391">
        <w:t>trường</w:t>
      </w:r>
      <w:proofErr w:type="spellEnd"/>
      <w:r w:rsidRPr="00816391">
        <w:t xml:space="preserve"> </w:t>
      </w:r>
      <w:proofErr w:type="spellStart"/>
      <w:r w:rsidRPr="00816391">
        <w:t>mạng</w:t>
      </w:r>
      <w:proofErr w:type="spellEnd"/>
      <w:r w:rsidRPr="00816391">
        <w:t xml:space="preserve"> </w:t>
      </w:r>
      <w:proofErr w:type="spellStart"/>
      <w:r w:rsidRPr="00816391">
        <w:t>cụ</w:t>
      </w:r>
      <w:proofErr w:type="spellEnd"/>
      <w:r w:rsidRPr="00816391">
        <w:t xml:space="preserve"> </w:t>
      </w:r>
      <w:proofErr w:type="spellStart"/>
      <w:r w:rsidRPr="00816391">
        <w:t>thể</w:t>
      </w:r>
      <w:proofErr w:type="spellEnd"/>
      <w:r w:rsidRPr="00816391">
        <w:t>.</w:t>
      </w:r>
    </w:p>
    <w:p w14:paraId="1DC7953F" w14:textId="00BE095C" w:rsidR="00074B04" w:rsidRPr="00837B5D" w:rsidRDefault="00074B04" w:rsidP="00A34E1C">
      <w:pPr>
        <w:pStyle w:val="Heading3"/>
        <w:rPr>
          <w:lang w:val="vi-VN"/>
        </w:rPr>
      </w:pPr>
      <w:bookmarkStart w:id="32" w:name="_Toc214908478"/>
      <w:r w:rsidRPr="00816391">
        <w:t xml:space="preserve">3.1. </w:t>
      </w:r>
      <w:proofErr w:type="spellStart"/>
      <w:r w:rsidRPr="00816391">
        <w:t>Thiết</w:t>
      </w:r>
      <w:proofErr w:type="spellEnd"/>
      <w:r w:rsidRPr="00816391">
        <w:t xml:space="preserve"> </w:t>
      </w:r>
      <w:proofErr w:type="spellStart"/>
      <w:r w:rsidRPr="00816391">
        <w:t>lập</w:t>
      </w:r>
      <w:proofErr w:type="spellEnd"/>
      <w:r w:rsidRPr="00816391">
        <w:t xml:space="preserve"> Inventory (</w:t>
      </w:r>
      <w:proofErr w:type="spellStart"/>
      <w:r w:rsidRPr="00816391">
        <w:t>multinode</w:t>
      </w:r>
      <w:proofErr w:type="spellEnd"/>
      <w:r w:rsidRPr="00816391">
        <w:t>)</w:t>
      </w:r>
      <w:r w:rsidR="00837B5D">
        <w:rPr>
          <w:lang w:val="vi-VN"/>
        </w:rPr>
        <w:t>.</w:t>
      </w:r>
      <w:bookmarkEnd w:id="32"/>
    </w:p>
    <w:p w14:paraId="0CB55181" w14:textId="40DC1169" w:rsidR="00074B04" w:rsidRPr="00816391" w:rsidRDefault="00074B04" w:rsidP="00A85D5A">
      <w:r w:rsidRPr="00816391">
        <w:t xml:space="preserve">File inventory </w:t>
      </w:r>
      <w:r>
        <w:t>(</w:t>
      </w:r>
      <w:proofErr w:type="spellStart"/>
      <w:r>
        <w:t>multinode</w:t>
      </w:r>
      <w:proofErr w:type="spellEnd"/>
      <w:r>
        <w:t xml:space="preserve">) </w:t>
      </w:r>
      <w:proofErr w:type="spellStart"/>
      <w:r w:rsidRPr="00816391">
        <w:t>định</w:t>
      </w:r>
      <w:proofErr w:type="spellEnd"/>
      <w:r w:rsidRPr="00816391">
        <w:t xml:space="preserve"> </w:t>
      </w:r>
      <w:proofErr w:type="spellStart"/>
      <w:r w:rsidRPr="00816391">
        <w:t>nghĩa</w:t>
      </w:r>
      <w:proofErr w:type="spellEnd"/>
      <w:r w:rsidRPr="00816391">
        <w:t xml:space="preserve"> </w:t>
      </w:r>
      <w:proofErr w:type="spellStart"/>
      <w:r w:rsidRPr="00816391">
        <w:t>vai</w:t>
      </w:r>
      <w:proofErr w:type="spellEnd"/>
      <w:r w:rsidRPr="00816391">
        <w:t xml:space="preserve"> </w:t>
      </w:r>
      <w:proofErr w:type="spellStart"/>
      <w:r w:rsidRPr="00816391">
        <w:t>trò</w:t>
      </w:r>
      <w:proofErr w:type="spellEnd"/>
      <w:r w:rsidRPr="00816391">
        <w:t xml:space="preserve"> </w:t>
      </w:r>
      <w:proofErr w:type="spellStart"/>
      <w:r w:rsidRPr="00816391">
        <w:t>của</w:t>
      </w:r>
      <w:proofErr w:type="spellEnd"/>
      <w:r w:rsidRPr="00816391">
        <w:t xml:space="preserve"> </w:t>
      </w:r>
      <w:proofErr w:type="spellStart"/>
      <w:r w:rsidRPr="00816391">
        <w:t>từng</w:t>
      </w:r>
      <w:proofErr w:type="spellEnd"/>
      <w:r w:rsidRPr="00816391">
        <w:t xml:space="preserve"> </w:t>
      </w:r>
      <w:proofErr w:type="spellStart"/>
      <w:r w:rsidRPr="00816391">
        <w:t>máy</w:t>
      </w:r>
      <w:proofErr w:type="spellEnd"/>
      <w:r w:rsidRPr="00816391">
        <w:t xml:space="preserve"> </w:t>
      </w:r>
      <w:proofErr w:type="spellStart"/>
      <w:r w:rsidRPr="00816391">
        <w:t>chủ</w:t>
      </w:r>
      <w:proofErr w:type="spellEnd"/>
      <w:r w:rsidRPr="00816391">
        <w:t xml:space="preserve"> </w:t>
      </w:r>
      <w:proofErr w:type="spellStart"/>
      <w:r w:rsidRPr="00816391">
        <w:t>trong</w:t>
      </w:r>
      <w:proofErr w:type="spellEnd"/>
      <w:r w:rsidRPr="00816391">
        <w:t xml:space="preserve"> </w:t>
      </w:r>
      <w:r>
        <w:t>c</w:t>
      </w:r>
      <w:r w:rsidRPr="00816391">
        <w:t>luste</w:t>
      </w:r>
      <w:r>
        <w:t>r</w:t>
      </w:r>
      <w:r w:rsidRPr="00816391">
        <w:t>.</w:t>
      </w:r>
    </w:p>
    <w:p w14:paraId="23047D82" w14:textId="6241CF06" w:rsidR="00074B04" w:rsidRPr="00816391" w:rsidRDefault="00074B04" w:rsidP="00A85D5A">
      <w:pPr>
        <w:numPr>
          <w:ilvl w:val="0"/>
          <w:numId w:val="17"/>
        </w:numPr>
      </w:pPr>
      <w:proofErr w:type="spellStart"/>
      <w:r w:rsidRPr="00816391">
        <w:t>Nhóm</w:t>
      </w:r>
      <w:proofErr w:type="spellEnd"/>
      <w:r w:rsidRPr="00816391">
        <w:t xml:space="preserve"> [control], [network], [storage], [monitoring]: </w:t>
      </w:r>
      <w:proofErr w:type="spellStart"/>
      <w:r w:rsidRPr="00816391">
        <w:t>Được</w:t>
      </w:r>
      <w:proofErr w:type="spellEnd"/>
      <w:r w:rsidRPr="00816391">
        <w:t xml:space="preserve"> </w:t>
      </w:r>
      <w:proofErr w:type="spellStart"/>
      <w:r w:rsidRPr="00816391">
        <w:t>gán</w:t>
      </w:r>
      <w:proofErr w:type="spellEnd"/>
      <w:r w:rsidRPr="00816391">
        <w:t xml:space="preserve"> </w:t>
      </w:r>
      <w:proofErr w:type="spellStart"/>
      <w:r w:rsidRPr="00816391">
        <w:t>duy</w:t>
      </w:r>
      <w:proofErr w:type="spellEnd"/>
      <w:r w:rsidRPr="00816391">
        <w:t xml:space="preserve"> </w:t>
      </w:r>
      <w:proofErr w:type="spellStart"/>
      <w:r w:rsidRPr="00816391">
        <w:t>nhất</w:t>
      </w:r>
      <w:proofErr w:type="spellEnd"/>
      <w:r w:rsidRPr="00816391">
        <w:t xml:space="preserve"> </w:t>
      </w:r>
      <w:proofErr w:type="spellStart"/>
      <w:r w:rsidRPr="00816391">
        <w:t>cho</w:t>
      </w:r>
      <w:proofErr w:type="spellEnd"/>
      <w:r w:rsidRPr="00816391">
        <w:t xml:space="preserve"> node controller (10.32.213.10) </w:t>
      </w:r>
      <w:proofErr w:type="spellStart"/>
      <w:r w:rsidRPr="00816391">
        <w:t>để</w:t>
      </w:r>
      <w:proofErr w:type="spellEnd"/>
      <w:r w:rsidRPr="00816391">
        <w:t xml:space="preserve"> </w:t>
      </w:r>
      <w:proofErr w:type="spellStart"/>
      <w:r w:rsidRPr="00816391">
        <w:t>tập</w:t>
      </w:r>
      <w:proofErr w:type="spellEnd"/>
      <w:r w:rsidRPr="00816391">
        <w:t xml:space="preserve"> </w:t>
      </w:r>
      <w:proofErr w:type="spellStart"/>
      <w:r w:rsidRPr="00816391">
        <w:t>trung</w:t>
      </w:r>
      <w:proofErr w:type="spellEnd"/>
      <w:r w:rsidRPr="00816391">
        <w:t xml:space="preserve"> </w:t>
      </w:r>
      <w:proofErr w:type="spellStart"/>
      <w:r w:rsidRPr="00816391">
        <w:t>quản</w:t>
      </w:r>
      <w:proofErr w:type="spellEnd"/>
      <w:r w:rsidRPr="00816391">
        <w:t xml:space="preserve"> </w:t>
      </w:r>
      <w:proofErr w:type="spellStart"/>
      <w:r w:rsidRPr="00816391">
        <w:t>lý</w:t>
      </w:r>
      <w:proofErr w:type="spellEnd"/>
      <w:r w:rsidRPr="00816391">
        <w:t>.</w:t>
      </w:r>
    </w:p>
    <w:p w14:paraId="7E4FAE2D" w14:textId="6C670550" w:rsidR="00074B04" w:rsidRPr="00816391" w:rsidRDefault="00074B04" w:rsidP="00A85D5A">
      <w:pPr>
        <w:numPr>
          <w:ilvl w:val="0"/>
          <w:numId w:val="17"/>
        </w:numPr>
      </w:pPr>
      <w:proofErr w:type="spellStart"/>
      <w:r w:rsidRPr="00816391">
        <w:t>Nhóm</w:t>
      </w:r>
      <w:proofErr w:type="spellEnd"/>
      <w:r w:rsidRPr="00816391">
        <w:t xml:space="preserve"> [compute]: Bao </w:t>
      </w:r>
      <w:proofErr w:type="spellStart"/>
      <w:r w:rsidRPr="00816391">
        <w:t>gồm</w:t>
      </w:r>
      <w:proofErr w:type="spellEnd"/>
      <w:r w:rsidRPr="00816391">
        <w:t xml:space="preserve"> compute1 (10.32.213.69) </w:t>
      </w:r>
      <w:proofErr w:type="spellStart"/>
      <w:r w:rsidRPr="00816391">
        <w:t>và</w:t>
      </w:r>
      <w:proofErr w:type="spellEnd"/>
      <w:r w:rsidRPr="00816391">
        <w:t xml:space="preserve"> compute2 (10.32.213.18) </w:t>
      </w:r>
      <w:proofErr w:type="spellStart"/>
      <w:r w:rsidRPr="00816391">
        <w:t>để</w:t>
      </w:r>
      <w:proofErr w:type="spellEnd"/>
      <w:r w:rsidRPr="00816391">
        <w:t xml:space="preserve"> </w:t>
      </w:r>
      <w:proofErr w:type="spellStart"/>
      <w:r w:rsidRPr="00816391">
        <w:t>chịu</w:t>
      </w:r>
      <w:proofErr w:type="spellEnd"/>
      <w:r w:rsidRPr="00816391">
        <w:t xml:space="preserve"> </w:t>
      </w:r>
      <w:proofErr w:type="spellStart"/>
      <w:r w:rsidRPr="00816391">
        <w:t>tải</w:t>
      </w:r>
      <w:proofErr w:type="spellEnd"/>
      <w:r w:rsidRPr="00816391">
        <w:t xml:space="preserve"> workload.</w:t>
      </w:r>
    </w:p>
    <w:p w14:paraId="51D9FF44" w14:textId="55D797BD" w:rsidR="00074B04" w:rsidRPr="0028338F" w:rsidRDefault="00074B04" w:rsidP="00A85D5A">
      <w:pPr>
        <w:numPr>
          <w:ilvl w:val="0"/>
          <w:numId w:val="17"/>
        </w:numPr>
      </w:pPr>
      <w:r w:rsidRPr="0028338F">
        <w:t xml:space="preserve">Lưu ý: User SSH </w:t>
      </w:r>
      <w:proofErr w:type="spellStart"/>
      <w:r w:rsidRPr="0028338F">
        <w:t>được</w:t>
      </w:r>
      <w:proofErr w:type="spellEnd"/>
      <w:r w:rsidRPr="0028338F">
        <w:t xml:space="preserve"> </w:t>
      </w:r>
      <w:proofErr w:type="spellStart"/>
      <w:r w:rsidRPr="0028338F">
        <w:t>cấu</w:t>
      </w:r>
      <w:proofErr w:type="spellEnd"/>
      <w:r w:rsidRPr="0028338F">
        <w:t xml:space="preserve"> </w:t>
      </w:r>
      <w:proofErr w:type="spellStart"/>
      <w:r w:rsidRPr="0028338F">
        <w:t>hình</w:t>
      </w:r>
      <w:proofErr w:type="spellEnd"/>
      <w:r w:rsidRPr="0028338F">
        <w:t xml:space="preserve"> </w:t>
      </w:r>
      <w:proofErr w:type="spellStart"/>
      <w:r w:rsidRPr="0028338F">
        <w:t>riêng</w:t>
      </w:r>
      <w:proofErr w:type="spellEnd"/>
      <w:r w:rsidRPr="0028338F">
        <w:t xml:space="preserve"> </w:t>
      </w:r>
      <w:proofErr w:type="spellStart"/>
      <w:r w:rsidRPr="0028338F">
        <w:t>biệt</w:t>
      </w:r>
      <w:proofErr w:type="spellEnd"/>
      <w:r w:rsidRPr="0028338F">
        <w:t xml:space="preserve"> </w:t>
      </w:r>
      <w:proofErr w:type="spellStart"/>
      <w:r w:rsidRPr="0028338F">
        <w:t>cho</w:t>
      </w:r>
      <w:proofErr w:type="spellEnd"/>
      <w:r w:rsidRPr="0028338F">
        <w:t xml:space="preserve"> </w:t>
      </w:r>
      <w:proofErr w:type="spellStart"/>
      <w:r w:rsidRPr="0028338F">
        <w:t>từng</w:t>
      </w:r>
      <w:proofErr w:type="spellEnd"/>
      <w:r w:rsidRPr="0028338F">
        <w:t xml:space="preserve"> node (root, </w:t>
      </w:r>
      <w:proofErr w:type="spellStart"/>
      <w:r w:rsidRPr="0028338F">
        <w:t>aan</w:t>
      </w:r>
      <w:proofErr w:type="spellEnd"/>
      <w:r w:rsidRPr="0028338F">
        <w:t xml:space="preserve">, compute) </w:t>
      </w:r>
      <w:proofErr w:type="spellStart"/>
      <w:r w:rsidRPr="0028338F">
        <w:t>yêu</w:t>
      </w:r>
      <w:proofErr w:type="spellEnd"/>
      <w:r w:rsidRPr="0028338F">
        <w:t xml:space="preserve"> </w:t>
      </w:r>
      <w:proofErr w:type="spellStart"/>
      <w:r w:rsidRPr="0028338F">
        <w:t>cầu</w:t>
      </w:r>
      <w:proofErr w:type="spellEnd"/>
      <w:r w:rsidRPr="0028338F">
        <w:t xml:space="preserve"> </w:t>
      </w:r>
      <w:proofErr w:type="spellStart"/>
      <w:r w:rsidRPr="0028338F">
        <w:t>cấu</w:t>
      </w:r>
      <w:proofErr w:type="spellEnd"/>
      <w:r w:rsidRPr="0028338F">
        <w:t xml:space="preserve"> </w:t>
      </w:r>
      <w:proofErr w:type="spellStart"/>
      <w:r w:rsidRPr="0028338F">
        <w:t>hình</w:t>
      </w:r>
      <w:proofErr w:type="spellEnd"/>
      <w:r w:rsidRPr="0028338F">
        <w:t xml:space="preserve"> </w:t>
      </w:r>
      <w:proofErr w:type="spellStart"/>
      <w:r w:rsidRPr="0028338F">
        <w:t>đặc</w:t>
      </w:r>
      <w:proofErr w:type="spellEnd"/>
      <w:r w:rsidRPr="0028338F">
        <w:t xml:space="preserve"> </w:t>
      </w:r>
      <w:proofErr w:type="spellStart"/>
      <w:r w:rsidRPr="0028338F">
        <w:t>quyền</w:t>
      </w:r>
      <w:proofErr w:type="spellEnd"/>
      <w:r w:rsidRPr="0028338F">
        <w:t xml:space="preserve"> </w:t>
      </w:r>
      <w:proofErr w:type="spellStart"/>
      <w:r w:rsidRPr="0028338F">
        <w:t>sudo</w:t>
      </w:r>
      <w:proofErr w:type="spellEnd"/>
      <w:r w:rsidRPr="0028338F">
        <w:t xml:space="preserve"> </w:t>
      </w:r>
      <w:proofErr w:type="spellStart"/>
      <w:r w:rsidRPr="0028338F">
        <w:t>chính</w:t>
      </w:r>
      <w:proofErr w:type="spellEnd"/>
      <w:r w:rsidRPr="0028338F">
        <w:t xml:space="preserve"> </w:t>
      </w:r>
      <w:proofErr w:type="spellStart"/>
      <w:r w:rsidRPr="0028338F">
        <w:t>xác</w:t>
      </w:r>
      <w:proofErr w:type="spellEnd"/>
      <w:r w:rsidRPr="0028338F">
        <w:t xml:space="preserve"> </w:t>
      </w:r>
      <w:proofErr w:type="spellStart"/>
      <w:r w:rsidRPr="0028338F">
        <w:t>trong</w:t>
      </w:r>
      <w:proofErr w:type="spellEnd"/>
      <w:r w:rsidRPr="0028338F">
        <w:t xml:space="preserve"> </w:t>
      </w:r>
      <w:proofErr w:type="spellStart"/>
      <w:r w:rsidRPr="0028338F">
        <w:t>quá</w:t>
      </w:r>
      <w:proofErr w:type="spellEnd"/>
      <w:r w:rsidRPr="0028338F">
        <w:t xml:space="preserve"> </w:t>
      </w:r>
      <w:proofErr w:type="spellStart"/>
      <w:r w:rsidRPr="0028338F">
        <w:t>trình</w:t>
      </w:r>
      <w:proofErr w:type="spellEnd"/>
      <w:r w:rsidRPr="0028338F">
        <w:t xml:space="preserve"> </w:t>
      </w:r>
      <w:proofErr w:type="spellStart"/>
      <w:r w:rsidRPr="0028338F">
        <w:t>chuẩn</w:t>
      </w:r>
      <w:proofErr w:type="spellEnd"/>
      <w:r w:rsidRPr="0028338F">
        <w:t xml:space="preserve"> </w:t>
      </w:r>
      <w:proofErr w:type="spellStart"/>
      <w:r w:rsidRPr="0028338F">
        <w:t>bị</w:t>
      </w:r>
      <w:proofErr w:type="spellEnd"/>
      <w:r w:rsidRPr="0028338F">
        <w:t>.</w:t>
      </w:r>
    </w:p>
    <w:p w14:paraId="2799E60B" w14:textId="2F71B7D3" w:rsidR="00707892" w:rsidRPr="00816391" w:rsidRDefault="00707892" w:rsidP="00866F6B">
      <w:pPr>
        <w:jc w:val="center"/>
      </w:pPr>
      <w:r w:rsidRPr="00707892">
        <w:rPr>
          <w:noProof/>
        </w:rPr>
        <w:drawing>
          <wp:inline distT="0" distB="0" distL="0" distR="0" wp14:anchorId="031659E1" wp14:editId="38818D1D">
            <wp:extent cx="4709310" cy="2188217"/>
            <wp:effectExtent l="0" t="0" r="0" b="2540"/>
            <wp:docPr id="1737146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6198" name="Picture 1" descr="A screenshot of a computer&#10;&#10;AI-generated content may be incorrect."/>
                    <pic:cNvPicPr/>
                  </pic:nvPicPr>
                  <pic:blipFill>
                    <a:blip r:embed="rId16"/>
                    <a:stretch>
                      <a:fillRect/>
                    </a:stretch>
                  </pic:blipFill>
                  <pic:spPr>
                    <a:xfrm>
                      <a:off x="0" y="0"/>
                      <a:ext cx="4714872" cy="2190802"/>
                    </a:xfrm>
                    <a:prstGeom prst="rect">
                      <a:avLst/>
                    </a:prstGeom>
                  </pic:spPr>
                </pic:pic>
              </a:graphicData>
            </a:graphic>
          </wp:inline>
        </w:drawing>
      </w:r>
    </w:p>
    <w:p w14:paraId="50476848" w14:textId="06DE98ED" w:rsidR="00B43BB9" w:rsidRPr="00C056CB" w:rsidRDefault="00616DE3" w:rsidP="00616DE3">
      <w:pPr>
        <w:pStyle w:val="Caption"/>
      </w:pPr>
      <w:proofErr w:type="spellStart"/>
      <w:r>
        <w:t>Hình</w:t>
      </w:r>
      <w:proofErr w:type="spellEnd"/>
      <w:r>
        <w:rPr>
          <w:lang w:val="vi-VN"/>
        </w:rPr>
        <w:t xml:space="preserve"> </w:t>
      </w:r>
      <w:r w:rsidR="007F0BAE">
        <w:rPr>
          <w:lang w:val="vi-VN"/>
        </w:rPr>
        <w:t>8</w:t>
      </w:r>
      <w:r>
        <w:rPr>
          <w:lang w:val="vi-VN"/>
        </w:rPr>
        <w:t>.</w:t>
      </w:r>
      <w:r w:rsidR="00C056CB">
        <w:t xml:space="preserve"> Inventory </w:t>
      </w:r>
      <w:proofErr w:type="spellStart"/>
      <w:r w:rsidR="00C056CB">
        <w:t>được</w:t>
      </w:r>
      <w:proofErr w:type="spellEnd"/>
      <w:r w:rsidR="00C056CB">
        <w:t xml:space="preserve"> </w:t>
      </w:r>
      <w:proofErr w:type="spellStart"/>
      <w:r w:rsidR="00C056CB">
        <w:t>triển</w:t>
      </w:r>
      <w:proofErr w:type="spellEnd"/>
      <w:r w:rsidR="00C056CB">
        <w:t xml:space="preserve"> </w:t>
      </w:r>
      <w:proofErr w:type="spellStart"/>
      <w:r w:rsidR="00C056CB">
        <w:t>khai</w:t>
      </w:r>
      <w:proofErr w:type="spellEnd"/>
    </w:p>
    <w:p w14:paraId="530F8EB0" w14:textId="1579BCE1" w:rsidR="00074B04" w:rsidRPr="00837B5D" w:rsidRDefault="00074B04" w:rsidP="008D4202">
      <w:pPr>
        <w:pStyle w:val="Heading3"/>
        <w:rPr>
          <w:lang w:val="vi-VN"/>
        </w:rPr>
      </w:pPr>
      <w:bookmarkStart w:id="33" w:name="_Toc214908479"/>
      <w:r w:rsidRPr="00816391">
        <w:lastRenderedPageBreak/>
        <w:t xml:space="preserve">3.2. </w:t>
      </w:r>
      <w:proofErr w:type="spellStart"/>
      <w:r w:rsidRPr="00816391">
        <w:t>Cấu</w:t>
      </w:r>
      <w:proofErr w:type="spellEnd"/>
      <w:r w:rsidRPr="00816391">
        <w:t xml:space="preserve"> </w:t>
      </w:r>
      <w:proofErr w:type="spellStart"/>
      <w:r w:rsidRPr="00816391">
        <w:t>hình</w:t>
      </w:r>
      <w:proofErr w:type="spellEnd"/>
      <w:r w:rsidRPr="00816391">
        <w:t xml:space="preserve"> </w:t>
      </w:r>
      <w:proofErr w:type="spellStart"/>
      <w:r w:rsidRPr="00816391">
        <w:t>biến</w:t>
      </w:r>
      <w:proofErr w:type="spellEnd"/>
      <w:r w:rsidRPr="00816391">
        <w:t xml:space="preserve"> </w:t>
      </w:r>
      <w:proofErr w:type="spellStart"/>
      <w:r w:rsidRPr="00816391">
        <w:t>môi</w:t>
      </w:r>
      <w:proofErr w:type="spellEnd"/>
      <w:r w:rsidRPr="00816391">
        <w:t xml:space="preserve"> </w:t>
      </w:r>
      <w:proofErr w:type="spellStart"/>
      <w:r w:rsidRPr="00816391">
        <w:t>trường</w:t>
      </w:r>
      <w:proofErr w:type="spellEnd"/>
      <w:r w:rsidRPr="00816391">
        <w:t xml:space="preserve"> </w:t>
      </w:r>
      <w:proofErr w:type="spellStart"/>
      <w:r w:rsidRPr="00816391">
        <w:t>toàn</w:t>
      </w:r>
      <w:proofErr w:type="spellEnd"/>
      <w:r w:rsidRPr="00816391">
        <w:t xml:space="preserve"> </w:t>
      </w:r>
      <w:proofErr w:type="spellStart"/>
      <w:r w:rsidRPr="00816391">
        <w:t>cục</w:t>
      </w:r>
      <w:proofErr w:type="spellEnd"/>
      <w:r w:rsidRPr="00816391">
        <w:t xml:space="preserve"> (</w:t>
      </w:r>
      <w:proofErr w:type="spellStart"/>
      <w:r w:rsidRPr="00816391">
        <w:t>globals.yml</w:t>
      </w:r>
      <w:proofErr w:type="spellEnd"/>
      <w:r w:rsidRPr="00816391">
        <w:t>)</w:t>
      </w:r>
      <w:r w:rsidR="00837B5D">
        <w:rPr>
          <w:lang w:val="vi-VN"/>
        </w:rPr>
        <w:t>.</w:t>
      </w:r>
      <w:bookmarkEnd w:id="33"/>
    </w:p>
    <w:p w14:paraId="16E1CB22" w14:textId="0E96961B" w:rsidR="00074B04" w:rsidRPr="00816391" w:rsidRDefault="00074B04" w:rsidP="00CA64F7">
      <w:r w:rsidRPr="00816391">
        <w:t>File /</w:t>
      </w:r>
      <w:proofErr w:type="spellStart"/>
      <w:r w:rsidRPr="00816391">
        <w:t>etc</w:t>
      </w:r>
      <w:proofErr w:type="spellEnd"/>
      <w:r w:rsidRPr="00816391">
        <w:t>/</w:t>
      </w:r>
      <w:proofErr w:type="spellStart"/>
      <w:r w:rsidRPr="00816391">
        <w:t>kolla</w:t>
      </w:r>
      <w:proofErr w:type="spellEnd"/>
      <w:r w:rsidRPr="00816391">
        <w:t>/</w:t>
      </w:r>
      <w:proofErr w:type="spellStart"/>
      <w:r w:rsidRPr="00816391">
        <w:t>globals.yml</w:t>
      </w:r>
      <w:proofErr w:type="spellEnd"/>
      <w:r w:rsidRPr="00816391">
        <w:t xml:space="preserve"> </w:t>
      </w:r>
      <w:proofErr w:type="spellStart"/>
      <w:r w:rsidRPr="00816391">
        <w:t>chứa</w:t>
      </w:r>
      <w:proofErr w:type="spellEnd"/>
      <w:r w:rsidRPr="00816391">
        <w:t xml:space="preserve"> </w:t>
      </w:r>
      <w:proofErr w:type="spellStart"/>
      <w:r w:rsidRPr="00816391">
        <w:t>các</w:t>
      </w:r>
      <w:proofErr w:type="spellEnd"/>
      <w:r w:rsidRPr="00816391">
        <w:t xml:space="preserve"> </w:t>
      </w:r>
      <w:proofErr w:type="spellStart"/>
      <w:r w:rsidRPr="00816391">
        <w:t>biến</w:t>
      </w:r>
      <w:proofErr w:type="spellEnd"/>
      <w:r w:rsidRPr="00816391">
        <w:t xml:space="preserve"> </w:t>
      </w:r>
      <w:proofErr w:type="spellStart"/>
      <w:r w:rsidRPr="00816391">
        <w:t>quy</w:t>
      </w:r>
      <w:proofErr w:type="spellEnd"/>
      <w:r w:rsidRPr="00816391">
        <w:t xml:space="preserve"> </w:t>
      </w:r>
      <w:proofErr w:type="spellStart"/>
      <w:r w:rsidRPr="00816391">
        <w:t>định</w:t>
      </w:r>
      <w:proofErr w:type="spellEnd"/>
      <w:r w:rsidRPr="00816391">
        <w:t xml:space="preserve"> </w:t>
      </w:r>
      <w:proofErr w:type="spellStart"/>
      <w:r w:rsidRPr="00816391">
        <w:t>cách</w:t>
      </w:r>
      <w:proofErr w:type="spellEnd"/>
      <w:r w:rsidRPr="00816391">
        <w:t xml:space="preserve"> </w:t>
      </w:r>
      <w:proofErr w:type="spellStart"/>
      <w:r w:rsidRPr="00816391">
        <w:t>thức</w:t>
      </w:r>
      <w:proofErr w:type="spellEnd"/>
      <w:r w:rsidRPr="00816391">
        <w:t xml:space="preserve"> </w:t>
      </w:r>
      <w:proofErr w:type="spellStart"/>
      <w:r w:rsidRPr="00816391">
        <w:t>hoạt</w:t>
      </w:r>
      <w:proofErr w:type="spellEnd"/>
      <w:r w:rsidRPr="00816391">
        <w:t xml:space="preserve"> </w:t>
      </w:r>
      <w:proofErr w:type="spellStart"/>
      <w:r w:rsidRPr="00816391">
        <w:t>động</w:t>
      </w:r>
      <w:proofErr w:type="spellEnd"/>
      <w:r w:rsidRPr="00816391">
        <w:t xml:space="preserve"> </w:t>
      </w:r>
      <w:proofErr w:type="spellStart"/>
      <w:r w:rsidRPr="00816391">
        <w:t>của</w:t>
      </w:r>
      <w:proofErr w:type="spellEnd"/>
      <w:r w:rsidRPr="00816391">
        <w:t xml:space="preserve"> OpenStack. Các </w:t>
      </w:r>
      <w:proofErr w:type="spellStart"/>
      <w:r w:rsidRPr="00816391">
        <w:t>cấu</w:t>
      </w:r>
      <w:proofErr w:type="spellEnd"/>
      <w:r w:rsidRPr="00816391">
        <w:t xml:space="preserve"> </w:t>
      </w:r>
      <w:proofErr w:type="spellStart"/>
      <w:r w:rsidRPr="00816391">
        <w:t>hình</w:t>
      </w:r>
      <w:proofErr w:type="spellEnd"/>
      <w:r w:rsidRPr="00816391">
        <w:t xml:space="preserve"> </w:t>
      </w:r>
      <w:proofErr w:type="spellStart"/>
      <w:r w:rsidRPr="00816391">
        <w:t>được</w:t>
      </w:r>
      <w:proofErr w:type="spellEnd"/>
      <w:r w:rsidRPr="00816391">
        <w:t xml:space="preserve"> chia </w:t>
      </w:r>
      <w:proofErr w:type="spellStart"/>
      <w:r w:rsidRPr="00816391">
        <w:t>thành</w:t>
      </w:r>
      <w:proofErr w:type="spellEnd"/>
      <w:r w:rsidRPr="00816391">
        <w:t xml:space="preserve"> 3 </w:t>
      </w:r>
      <w:proofErr w:type="spellStart"/>
      <w:r w:rsidRPr="00816391">
        <w:t>nhóm</w:t>
      </w:r>
      <w:proofErr w:type="spellEnd"/>
      <w:r w:rsidRPr="00816391">
        <w:t xml:space="preserve"> </w:t>
      </w:r>
      <w:proofErr w:type="spellStart"/>
      <w:r w:rsidRPr="00816391">
        <w:t>chính</w:t>
      </w:r>
      <w:proofErr w:type="spellEnd"/>
      <w:r w:rsidRPr="00816391">
        <w:t>:</w:t>
      </w:r>
    </w:p>
    <w:p w14:paraId="6F3A9EFB" w14:textId="7A4FCEE4" w:rsidR="00074B04" w:rsidRPr="00837B5D" w:rsidRDefault="008D4202" w:rsidP="008D4202">
      <w:pPr>
        <w:pStyle w:val="Heading4"/>
        <w:rPr>
          <w:lang w:val="vi-VN"/>
        </w:rPr>
      </w:pPr>
      <w:r>
        <w:t>3</w:t>
      </w:r>
      <w:r>
        <w:rPr>
          <w:lang w:val="vi-VN"/>
        </w:rPr>
        <w:t xml:space="preserve">.2.1. </w:t>
      </w:r>
      <w:proofErr w:type="spellStart"/>
      <w:r w:rsidR="00074B04" w:rsidRPr="00816391">
        <w:t>Nhóm</w:t>
      </w:r>
      <w:proofErr w:type="spellEnd"/>
      <w:r w:rsidR="00074B04" w:rsidRPr="00816391">
        <w:t xml:space="preserve"> </w:t>
      </w:r>
      <w:proofErr w:type="spellStart"/>
      <w:r w:rsidR="00074B04" w:rsidRPr="00816391">
        <w:t>cấu</w:t>
      </w:r>
      <w:proofErr w:type="spellEnd"/>
      <w:r w:rsidR="00074B04" w:rsidRPr="00816391">
        <w:t xml:space="preserve"> </w:t>
      </w:r>
      <w:proofErr w:type="spellStart"/>
      <w:r w:rsidR="00074B04" w:rsidRPr="00816391">
        <w:t>hình</w:t>
      </w:r>
      <w:proofErr w:type="spellEnd"/>
      <w:r w:rsidR="00074B04" w:rsidRPr="00816391">
        <w:t xml:space="preserve"> </w:t>
      </w:r>
      <w:proofErr w:type="spellStart"/>
      <w:r w:rsidR="00074B04" w:rsidRPr="00816391">
        <w:t>Mạng</w:t>
      </w:r>
      <w:proofErr w:type="spellEnd"/>
      <w:r w:rsidR="00074B04" w:rsidRPr="00816391">
        <w:t xml:space="preserve"> (Networking)</w:t>
      </w:r>
      <w:r w:rsidR="00837B5D">
        <w:rPr>
          <w:lang w:val="vi-VN"/>
        </w:rPr>
        <w:t>.</w:t>
      </w:r>
    </w:p>
    <w:p w14:paraId="36F1F5E6" w14:textId="0D08A76A" w:rsidR="00074B04" w:rsidRPr="00CA64F7" w:rsidRDefault="00074B04" w:rsidP="00CA64F7">
      <w:proofErr w:type="spellStart"/>
      <w:r w:rsidRPr="00CA64F7">
        <w:t>Xác</w:t>
      </w:r>
      <w:proofErr w:type="spellEnd"/>
      <w:r w:rsidRPr="00CA64F7">
        <w:t xml:space="preserve"> </w:t>
      </w:r>
      <w:proofErr w:type="spellStart"/>
      <w:r w:rsidRPr="00CA64F7">
        <w:t>định</w:t>
      </w:r>
      <w:proofErr w:type="spellEnd"/>
      <w:r w:rsidRPr="00CA64F7">
        <w:t xml:space="preserve"> </w:t>
      </w:r>
      <w:proofErr w:type="spellStart"/>
      <w:r w:rsidRPr="00CA64F7">
        <w:t>các</w:t>
      </w:r>
      <w:proofErr w:type="spellEnd"/>
      <w:r w:rsidRPr="00CA64F7">
        <w:t xml:space="preserve"> </w:t>
      </w:r>
      <w:proofErr w:type="spellStart"/>
      <w:r w:rsidRPr="00CA64F7">
        <w:t>giao</w:t>
      </w:r>
      <w:proofErr w:type="spellEnd"/>
      <w:r w:rsidRPr="00CA64F7">
        <w:t xml:space="preserve"> </w:t>
      </w:r>
      <w:proofErr w:type="spellStart"/>
      <w:r w:rsidRPr="00CA64F7">
        <w:t>diện</w:t>
      </w:r>
      <w:proofErr w:type="spellEnd"/>
      <w:r w:rsidRPr="00CA64F7">
        <w:t xml:space="preserve"> </w:t>
      </w:r>
      <w:proofErr w:type="spellStart"/>
      <w:r w:rsidRPr="00CA64F7">
        <w:t>mạng</w:t>
      </w:r>
      <w:proofErr w:type="spellEnd"/>
      <w:r w:rsidRPr="00CA64F7">
        <w:t xml:space="preserve"> </w:t>
      </w:r>
      <w:proofErr w:type="spellStart"/>
      <w:r w:rsidRPr="00CA64F7">
        <w:t>và</w:t>
      </w:r>
      <w:proofErr w:type="spellEnd"/>
      <w:r w:rsidRPr="00CA64F7">
        <w:t xml:space="preserve"> </w:t>
      </w:r>
      <w:proofErr w:type="spellStart"/>
      <w:r w:rsidRPr="00CA64F7">
        <w:t>địa</w:t>
      </w:r>
      <w:proofErr w:type="spellEnd"/>
      <w:r w:rsidRPr="00CA64F7">
        <w:t xml:space="preserve"> </w:t>
      </w:r>
      <w:proofErr w:type="spellStart"/>
      <w:r w:rsidRPr="00CA64F7">
        <w:t>chỉ</w:t>
      </w:r>
      <w:proofErr w:type="spellEnd"/>
      <w:r w:rsidRPr="00CA64F7">
        <w:t xml:space="preserve"> VIP </w:t>
      </w:r>
      <w:proofErr w:type="spellStart"/>
      <w:r w:rsidRPr="00CA64F7">
        <w:t>để</w:t>
      </w:r>
      <w:proofErr w:type="spellEnd"/>
      <w:r w:rsidRPr="00CA64F7">
        <w:t xml:space="preserve"> </w:t>
      </w:r>
      <w:proofErr w:type="spellStart"/>
      <w:r w:rsidRPr="00CA64F7">
        <w:t>các</w:t>
      </w:r>
      <w:proofErr w:type="spellEnd"/>
      <w:r w:rsidRPr="00CA64F7">
        <w:t xml:space="preserve"> </w:t>
      </w:r>
      <w:proofErr w:type="spellStart"/>
      <w:r w:rsidRPr="00CA64F7">
        <w:t>dịch</w:t>
      </w:r>
      <w:proofErr w:type="spellEnd"/>
      <w:r w:rsidRPr="00CA64F7">
        <w:t xml:space="preserve"> </w:t>
      </w:r>
      <w:proofErr w:type="spellStart"/>
      <w:r w:rsidRPr="00CA64F7">
        <w:t>vụ</w:t>
      </w:r>
      <w:proofErr w:type="spellEnd"/>
      <w:r w:rsidRPr="00CA64F7">
        <w:t xml:space="preserve"> </w:t>
      </w:r>
      <w:proofErr w:type="spellStart"/>
      <w:r w:rsidRPr="00CA64F7">
        <w:t>giao</w:t>
      </w:r>
      <w:proofErr w:type="spellEnd"/>
      <w:r w:rsidRPr="00CA64F7">
        <w:t xml:space="preserve"> </w:t>
      </w:r>
      <w:proofErr w:type="spellStart"/>
      <w:r w:rsidRPr="00CA64F7">
        <w:t>tiếp</w:t>
      </w:r>
      <w:proofErr w:type="spellEnd"/>
      <w:r w:rsidR="003A7E49" w:rsidRPr="00CA64F7">
        <w:t xml:space="preserve"> (</w:t>
      </w:r>
      <w:proofErr w:type="spellStart"/>
      <w:r w:rsidR="003A7E49" w:rsidRPr="00CA64F7">
        <w:t>được</w:t>
      </w:r>
      <w:proofErr w:type="spellEnd"/>
      <w:r w:rsidR="003A7E49" w:rsidRPr="00CA64F7">
        <w:t xml:space="preserve"> </w:t>
      </w:r>
      <w:proofErr w:type="spellStart"/>
      <w:r w:rsidR="003A7E49" w:rsidRPr="00CA64F7">
        <w:t>đề</w:t>
      </w:r>
      <w:proofErr w:type="spellEnd"/>
      <w:r w:rsidR="003A7E49" w:rsidRPr="00CA64F7">
        <w:t xml:space="preserve"> </w:t>
      </w:r>
      <w:proofErr w:type="spellStart"/>
      <w:r w:rsidR="003A7E49" w:rsidRPr="00CA64F7">
        <w:t>cập</w:t>
      </w:r>
      <w:proofErr w:type="spellEnd"/>
      <w:r w:rsidR="003A7E49" w:rsidRPr="00CA64F7">
        <w:t xml:space="preserve"> ở 1.2)</w:t>
      </w:r>
    </w:p>
    <w:p w14:paraId="14100CD1" w14:textId="62C0ED49" w:rsidR="00074B04" w:rsidRPr="00837B5D" w:rsidRDefault="008D4202" w:rsidP="00A34E1C">
      <w:pPr>
        <w:pStyle w:val="Heading4"/>
        <w:rPr>
          <w:lang w:val="vi-VN"/>
        </w:rPr>
      </w:pPr>
      <w:r>
        <w:t>3</w:t>
      </w:r>
      <w:r>
        <w:rPr>
          <w:lang w:val="vi-VN"/>
        </w:rPr>
        <w:t xml:space="preserve">.2.2. </w:t>
      </w:r>
      <w:proofErr w:type="spellStart"/>
      <w:r w:rsidR="00074B04" w:rsidRPr="00816391">
        <w:t>Nhóm</w:t>
      </w:r>
      <w:proofErr w:type="spellEnd"/>
      <w:r w:rsidR="00074B04" w:rsidRPr="00816391">
        <w:t xml:space="preserve"> </w:t>
      </w:r>
      <w:proofErr w:type="spellStart"/>
      <w:r w:rsidR="00074B04" w:rsidRPr="00816391">
        <w:t>cấu</w:t>
      </w:r>
      <w:proofErr w:type="spellEnd"/>
      <w:r w:rsidR="00074B04" w:rsidRPr="00816391">
        <w:t xml:space="preserve"> </w:t>
      </w:r>
      <w:proofErr w:type="spellStart"/>
      <w:r w:rsidR="00074B04" w:rsidRPr="00816391">
        <w:t>hình</w:t>
      </w:r>
      <w:proofErr w:type="spellEnd"/>
      <w:r w:rsidR="00074B04" w:rsidRPr="00816391">
        <w:t xml:space="preserve"> </w:t>
      </w:r>
      <w:proofErr w:type="spellStart"/>
      <w:r w:rsidR="00074B04" w:rsidRPr="00816391">
        <w:t>Ảo</w:t>
      </w:r>
      <w:proofErr w:type="spellEnd"/>
      <w:r w:rsidR="00074B04" w:rsidRPr="00816391">
        <w:t xml:space="preserve"> </w:t>
      </w:r>
      <w:proofErr w:type="spellStart"/>
      <w:r w:rsidR="00074B04" w:rsidRPr="00816391">
        <w:t>hóa</w:t>
      </w:r>
      <w:proofErr w:type="spellEnd"/>
      <w:r w:rsidR="00074B04" w:rsidRPr="00816391">
        <w:t xml:space="preserve"> (Virtualization)</w:t>
      </w:r>
      <w:r w:rsidR="00837B5D">
        <w:rPr>
          <w:lang w:val="vi-VN"/>
        </w:rPr>
        <w:t>.</w:t>
      </w:r>
    </w:p>
    <w:p w14:paraId="3346ECFC" w14:textId="0A2B965B" w:rsidR="00074B04" w:rsidRPr="00417F63" w:rsidRDefault="00074B04" w:rsidP="00CA64F7">
      <w:pPr>
        <w:rPr>
          <w:lang w:val="vi-VN"/>
        </w:rPr>
      </w:pPr>
      <w:r w:rsidRPr="00816391">
        <w:t xml:space="preserve">Do </w:t>
      </w:r>
      <w:proofErr w:type="spellStart"/>
      <w:r w:rsidRPr="00816391">
        <w:t>hệ</w:t>
      </w:r>
      <w:proofErr w:type="spellEnd"/>
      <w:r w:rsidRPr="00816391">
        <w:t xml:space="preserve"> </w:t>
      </w:r>
      <w:proofErr w:type="spellStart"/>
      <w:r w:rsidRPr="00816391">
        <w:t>thống</w:t>
      </w:r>
      <w:proofErr w:type="spellEnd"/>
      <w:r w:rsidRPr="00816391">
        <w:t xml:space="preserve"> </w:t>
      </w:r>
      <w:proofErr w:type="spellStart"/>
      <w:r w:rsidRPr="00816391">
        <w:t>được</w:t>
      </w:r>
      <w:proofErr w:type="spellEnd"/>
      <w:r w:rsidRPr="00816391">
        <w:t xml:space="preserve"> </w:t>
      </w:r>
      <w:proofErr w:type="spellStart"/>
      <w:r w:rsidRPr="00816391">
        <w:t>triển</w:t>
      </w:r>
      <w:proofErr w:type="spellEnd"/>
      <w:r w:rsidRPr="00816391">
        <w:t xml:space="preserve"> </w:t>
      </w:r>
      <w:proofErr w:type="spellStart"/>
      <w:r w:rsidRPr="00816391">
        <w:t>khai</w:t>
      </w:r>
      <w:proofErr w:type="spellEnd"/>
      <w:r w:rsidRPr="00816391">
        <w:t xml:space="preserve"> </w:t>
      </w:r>
      <w:proofErr w:type="spellStart"/>
      <w:r w:rsidRPr="00816391">
        <w:t>trên</w:t>
      </w:r>
      <w:proofErr w:type="spellEnd"/>
      <w:r w:rsidRPr="00816391">
        <w:t xml:space="preserve"> </w:t>
      </w:r>
      <w:proofErr w:type="spellStart"/>
      <w:r w:rsidRPr="00816391">
        <w:t>nền</w:t>
      </w:r>
      <w:proofErr w:type="spellEnd"/>
      <w:r w:rsidRPr="00816391">
        <w:t xml:space="preserve"> </w:t>
      </w:r>
      <w:proofErr w:type="spellStart"/>
      <w:r w:rsidRPr="00816391">
        <w:t>tảng</w:t>
      </w:r>
      <w:proofErr w:type="spellEnd"/>
      <w:r w:rsidRPr="00816391">
        <w:t xml:space="preserve"> </w:t>
      </w:r>
      <w:proofErr w:type="spellStart"/>
      <w:r w:rsidRPr="00816391">
        <w:t>máy</w:t>
      </w:r>
      <w:proofErr w:type="spellEnd"/>
      <w:r w:rsidRPr="00816391">
        <w:t xml:space="preserve"> </w:t>
      </w:r>
      <w:proofErr w:type="spellStart"/>
      <w:r w:rsidRPr="00816391">
        <w:t>ảo</w:t>
      </w:r>
      <w:proofErr w:type="spellEnd"/>
      <w:r w:rsidRPr="00816391">
        <w:t xml:space="preserve"> (VirtualBox/VMware), </w:t>
      </w:r>
      <w:proofErr w:type="spellStart"/>
      <w:r w:rsidRPr="00816391">
        <w:t>tính</w:t>
      </w:r>
      <w:proofErr w:type="spellEnd"/>
      <w:r w:rsidRPr="00816391">
        <w:t xml:space="preserve"> </w:t>
      </w:r>
      <w:proofErr w:type="spellStart"/>
      <w:r w:rsidRPr="00816391">
        <w:t>năng</w:t>
      </w:r>
      <w:proofErr w:type="spellEnd"/>
      <w:r w:rsidRPr="00816391">
        <w:t xml:space="preserve"> </w:t>
      </w:r>
      <w:proofErr w:type="spellStart"/>
      <w:r w:rsidRPr="00816391">
        <w:t>ảo</w:t>
      </w:r>
      <w:proofErr w:type="spellEnd"/>
      <w:r w:rsidRPr="00816391">
        <w:t xml:space="preserve"> </w:t>
      </w:r>
      <w:proofErr w:type="spellStart"/>
      <w:r w:rsidRPr="00816391">
        <w:t>hóa</w:t>
      </w:r>
      <w:proofErr w:type="spellEnd"/>
      <w:r w:rsidRPr="00816391">
        <w:t xml:space="preserve"> </w:t>
      </w:r>
      <w:proofErr w:type="spellStart"/>
      <w:r w:rsidRPr="00816391">
        <w:t>phần</w:t>
      </w:r>
      <w:proofErr w:type="spellEnd"/>
      <w:r w:rsidRPr="00816391">
        <w:t xml:space="preserve"> </w:t>
      </w:r>
      <w:proofErr w:type="spellStart"/>
      <w:r w:rsidRPr="00816391">
        <w:t>cứng</w:t>
      </w:r>
      <w:proofErr w:type="spellEnd"/>
      <w:r w:rsidRPr="00816391">
        <w:t xml:space="preserve"> (KVM) </w:t>
      </w:r>
      <w:proofErr w:type="spellStart"/>
      <w:r w:rsidRPr="00816391">
        <w:t>có</w:t>
      </w:r>
      <w:proofErr w:type="spellEnd"/>
      <w:r w:rsidRPr="00816391">
        <w:t xml:space="preserve"> </w:t>
      </w:r>
      <w:proofErr w:type="spellStart"/>
      <w:r w:rsidRPr="00816391">
        <w:t>thể</w:t>
      </w:r>
      <w:proofErr w:type="spellEnd"/>
      <w:r w:rsidRPr="00816391">
        <w:t xml:space="preserve"> </w:t>
      </w:r>
      <w:proofErr w:type="spellStart"/>
      <w:r w:rsidRPr="00816391">
        <w:t>không</w:t>
      </w:r>
      <w:proofErr w:type="spellEnd"/>
      <w:r w:rsidRPr="00816391">
        <w:t xml:space="preserve"> </w:t>
      </w:r>
      <w:proofErr w:type="spellStart"/>
      <w:r w:rsidRPr="00816391">
        <w:t>hoạt</w:t>
      </w:r>
      <w:proofErr w:type="spellEnd"/>
      <w:r w:rsidRPr="00816391">
        <w:t xml:space="preserve"> </w:t>
      </w:r>
      <w:proofErr w:type="spellStart"/>
      <w:r w:rsidRPr="00816391">
        <w:t>động</w:t>
      </w:r>
      <w:proofErr w:type="spellEnd"/>
      <w:r w:rsidRPr="00816391">
        <w:t xml:space="preserve"> </w:t>
      </w:r>
      <w:proofErr w:type="spellStart"/>
      <w:r w:rsidRPr="00816391">
        <w:t>ổn</w:t>
      </w:r>
      <w:proofErr w:type="spellEnd"/>
      <w:r w:rsidRPr="00816391">
        <w:t xml:space="preserve"> </w:t>
      </w:r>
      <w:proofErr w:type="spellStart"/>
      <w:r w:rsidRPr="00816391">
        <w:t>định</w:t>
      </w:r>
      <w:proofErr w:type="spellEnd"/>
      <w:r w:rsidRPr="00816391">
        <w:t xml:space="preserve"> </w:t>
      </w:r>
      <w:proofErr w:type="spellStart"/>
      <w:r w:rsidRPr="00816391">
        <w:t>hoặc</w:t>
      </w:r>
      <w:proofErr w:type="spellEnd"/>
      <w:r w:rsidRPr="00816391">
        <w:t xml:space="preserve"> </w:t>
      </w:r>
      <w:proofErr w:type="spellStart"/>
      <w:r w:rsidRPr="00816391">
        <w:t>không</w:t>
      </w:r>
      <w:proofErr w:type="spellEnd"/>
      <w:r w:rsidRPr="00816391">
        <w:t xml:space="preserve"> </w:t>
      </w:r>
      <w:proofErr w:type="spellStart"/>
      <w:r w:rsidRPr="00816391">
        <w:t>được</w:t>
      </w:r>
      <w:proofErr w:type="spellEnd"/>
      <w:r w:rsidRPr="00816391">
        <w:t xml:space="preserve"> </w:t>
      </w:r>
      <w:proofErr w:type="spellStart"/>
      <w:r w:rsidRPr="00816391">
        <w:t>hỗ</w:t>
      </w:r>
      <w:proofErr w:type="spellEnd"/>
      <w:r w:rsidRPr="00816391">
        <w:t xml:space="preserve"> </w:t>
      </w:r>
      <w:proofErr w:type="spellStart"/>
      <w:r w:rsidRPr="00816391">
        <w:t>trợ</w:t>
      </w:r>
      <w:proofErr w:type="spellEnd"/>
      <w:r w:rsidRPr="00816391">
        <w:t xml:space="preserve"> </w:t>
      </w:r>
      <w:proofErr w:type="spellStart"/>
      <w:r w:rsidRPr="00816391">
        <w:t>đầy</w:t>
      </w:r>
      <w:proofErr w:type="spellEnd"/>
      <w:r w:rsidRPr="00816391">
        <w:t xml:space="preserve"> </w:t>
      </w:r>
      <w:proofErr w:type="spellStart"/>
      <w:r w:rsidRPr="00816391">
        <w:t>đủ</w:t>
      </w:r>
      <w:proofErr w:type="spellEnd"/>
      <w:r w:rsidRPr="00816391">
        <w:t xml:space="preserve"> (Nested Virtualization). Do </w:t>
      </w:r>
      <w:proofErr w:type="spellStart"/>
      <w:r w:rsidRPr="00816391">
        <w:t>đó</w:t>
      </w:r>
      <w:proofErr w:type="spellEnd"/>
      <w:r w:rsidRPr="00816391">
        <w:t xml:space="preserve">, </w:t>
      </w:r>
      <w:proofErr w:type="spellStart"/>
      <w:r w:rsidRPr="00816391">
        <w:t>chế</w:t>
      </w:r>
      <w:proofErr w:type="spellEnd"/>
      <w:r w:rsidRPr="00816391">
        <w:t xml:space="preserve"> </w:t>
      </w:r>
      <w:proofErr w:type="spellStart"/>
      <w:r w:rsidRPr="00816391">
        <w:t>độ</w:t>
      </w:r>
      <w:proofErr w:type="spellEnd"/>
      <w:r w:rsidRPr="00816391">
        <w:t xml:space="preserve"> </w:t>
      </w:r>
      <w:proofErr w:type="spellStart"/>
      <w:r w:rsidRPr="00816391">
        <w:t>ảo</w:t>
      </w:r>
      <w:proofErr w:type="spellEnd"/>
      <w:r w:rsidRPr="00816391">
        <w:t xml:space="preserve"> </w:t>
      </w:r>
      <w:proofErr w:type="spellStart"/>
      <w:r w:rsidRPr="00816391">
        <w:t>hóa</w:t>
      </w:r>
      <w:proofErr w:type="spellEnd"/>
      <w:r w:rsidRPr="00816391">
        <w:t xml:space="preserve"> </w:t>
      </w:r>
      <w:proofErr w:type="spellStart"/>
      <w:r w:rsidRPr="00816391">
        <w:t>được</w:t>
      </w:r>
      <w:proofErr w:type="spellEnd"/>
      <w:r w:rsidRPr="00816391">
        <w:t xml:space="preserve"> </w:t>
      </w:r>
      <w:proofErr w:type="spellStart"/>
      <w:r w:rsidRPr="00816391">
        <w:t>chuyển</w:t>
      </w:r>
      <w:proofErr w:type="spellEnd"/>
      <w:r w:rsidRPr="00816391">
        <w:t xml:space="preserve"> sang QEMU</w:t>
      </w:r>
      <w:r w:rsidR="007679F9">
        <w:t>.</w:t>
      </w:r>
    </w:p>
    <w:p w14:paraId="6A99C320" w14:textId="1E5BF3B2" w:rsidR="00074B04" w:rsidRPr="00837B5D" w:rsidRDefault="00A34E1C" w:rsidP="00A34E1C">
      <w:pPr>
        <w:pStyle w:val="Heading4"/>
        <w:rPr>
          <w:lang w:val="vi-VN"/>
        </w:rPr>
      </w:pPr>
      <w:r>
        <w:t>3</w:t>
      </w:r>
      <w:r>
        <w:rPr>
          <w:lang w:val="vi-VN"/>
        </w:rPr>
        <w:t xml:space="preserve">.2.3. </w:t>
      </w:r>
      <w:proofErr w:type="spellStart"/>
      <w:r w:rsidR="00074B04" w:rsidRPr="00816391">
        <w:t>Nhóm</w:t>
      </w:r>
      <w:proofErr w:type="spellEnd"/>
      <w:r w:rsidR="00074B04" w:rsidRPr="00816391">
        <w:t xml:space="preserve"> </w:t>
      </w:r>
      <w:proofErr w:type="spellStart"/>
      <w:r w:rsidR="00074B04" w:rsidRPr="00816391">
        <w:t>tối</w:t>
      </w:r>
      <w:proofErr w:type="spellEnd"/>
      <w:r w:rsidR="00074B04" w:rsidRPr="00816391">
        <w:t xml:space="preserve"> </w:t>
      </w:r>
      <w:proofErr w:type="spellStart"/>
      <w:r w:rsidR="00074B04" w:rsidRPr="00816391">
        <w:t>ưu</w:t>
      </w:r>
      <w:proofErr w:type="spellEnd"/>
      <w:r w:rsidR="00074B04" w:rsidRPr="00816391">
        <w:t xml:space="preserve"> </w:t>
      </w:r>
      <w:proofErr w:type="spellStart"/>
      <w:r w:rsidR="00074B04" w:rsidRPr="00816391">
        <w:t>hóa</w:t>
      </w:r>
      <w:proofErr w:type="spellEnd"/>
      <w:r w:rsidR="00074B04" w:rsidRPr="00816391">
        <w:t xml:space="preserve"> Tài </w:t>
      </w:r>
      <w:proofErr w:type="spellStart"/>
      <w:r w:rsidR="00074B04" w:rsidRPr="00816391">
        <w:t>nguyên</w:t>
      </w:r>
      <w:proofErr w:type="spellEnd"/>
      <w:r w:rsidR="00074B04" w:rsidRPr="00816391">
        <w:t xml:space="preserve"> (Resource Optimization Strategy)</w:t>
      </w:r>
      <w:r w:rsidR="00837B5D">
        <w:rPr>
          <w:lang w:val="vi-VN"/>
        </w:rPr>
        <w:t>.</w:t>
      </w:r>
    </w:p>
    <w:p w14:paraId="27DF9A4A" w14:textId="04184301" w:rsidR="00074B04" w:rsidRPr="00816391" w:rsidRDefault="00074B04" w:rsidP="00CA64F7">
      <w:proofErr w:type="spellStart"/>
      <w:r w:rsidRPr="00816391">
        <w:t>Với</w:t>
      </w:r>
      <w:proofErr w:type="spellEnd"/>
      <w:r w:rsidRPr="00816391">
        <w:t xml:space="preserve"> </w:t>
      </w:r>
      <w:proofErr w:type="spellStart"/>
      <w:r w:rsidRPr="00816391">
        <w:t>giới</w:t>
      </w:r>
      <w:proofErr w:type="spellEnd"/>
      <w:r w:rsidRPr="00816391">
        <w:t xml:space="preserve"> </w:t>
      </w:r>
      <w:proofErr w:type="spellStart"/>
      <w:r w:rsidRPr="00816391">
        <w:t>hạn</w:t>
      </w:r>
      <w:proofErr w:type="spellEnd"/>
      <w:r w:rsidRPr="00816391">
        <w:t xml:space="preserve"> 16GB RAM, </w:t>
      </w:r>
      <w:proofErr w:type="spellStart"/>
      <w:r w:rsidRPr="00816391">
        <w:t>nhóm</w:t>
      </w:r>
      <w:proofErr w:type="spellEnd"/>
      <w:r w:rsidRPr="00816391">
        <w:t xml:space="preserve"> </w:t>
      </w:r>
      <w:proofErr w:type="spellStart"/>
      <w:r w:rsidRPr="00816391">
        <w:t>đã</w:t>
      </w:r>
      <w:proofErr w:type="spellEnd"/>
      <w:r w:rsidRPr="00816391">
        <w:t xml:space="preserve"> </w:t>
      </w:r>
      <w:proofErr w:type="spellStart"/>
      <w:r w:rsidRPr="00816391">
        <w:t>áp</w:t>
      </w:r>
      <w:proofErr w:type="spellEnd"/>
      <w:r w:rsidRPr="00816391">
        <w:t xml:space="preserve"> </w:t>
      </w:r>
      <w:proofErr w:type="spellStart"/>
      <w:r w:rsidRPr="00816391">
        <w:t>dụng</w:t>
      </w:r>
      <w:proofErr w:type="spellEnd"/>
      <w:r w:rsidRPr="00816391">
        <w:t xml:space="preserve"> </w:t>
      </w:r>
      <w:proofErr w:type="spellStart"/>
      <w:r w:rsidRPr="00816391">
        <w:t>chiến</w:t>
      </w:r>
      <w:proofErr w:type="spellEnd"/>
      <w:r w:rsidRPr="00816391">
        <w:t xml:space="preserve"> </w:t>
      </w:r>
      <w:proofErr w:type="spellStart"/>
      <w:r w:rsidRPr="00816391">
        <w:t>lược</w:t>
      </w:r>
      <w:proofErr w:type="spellEnd"/>
      <w:r w:rsidRPr="00816391">
        <w:t xml:space="preserve"> "Minimalist Deployment" - </w:t>
      </w:r>
      <w:proofErr w:type="spellStart"/>
      <w:r w:rsidRPr="00816391">
        <w:t>chỉ</w:t>
      </w:r>
      <w:proofErr w:type="spellEnd"/>
      <w:r w:rsidRPr="00816391">
        <w:t xml:space="preserve"> </w:t>
      </w:r>
      <w:proofErr w:type="spellStart"/>
      <w:r w:rsidRPr="00816391">
        <w:t>bật</w:t>
      </w:r>
      <w:proofErr w:type="spellEnd"/>
      <w:r w:rsidRPr="00816391">
        <w:t xml:space="preserve"> </w:t>
      </w:r>
      <w:proofErr w:type="spellStart"/>
      <w:r w:rsidRPr="00816391">
        <w:t>các</w:t>
      </w:r>
      <w:proofErr w:type="spellEnd"/>
      <w:r w:rsidRPr="00816391">
        <w:t xml:space="preserve"> </w:t>
      </w:r>
      <w:proofErr w:type="spellStart"/>
      <w:r w:rsidRPr="00816391">
        <w:t>dịch</w:t>
      </w:r>
      <w:proofErr w:type="spellEnd"/>
      <w:r w:rsidRPr="00816391">
        <w:t xml:space="preserve"> </w:t>
      </w:r>
      <w:proofErr w:type="spellStart"/>
      <w:r w:rsidRPr="00816391">
        <w:t>vụ</w:t>
      </w:r>
      <w:proofErr w:type="spellEnd"/>
      <w:r w:rsidRPr="00816391">
        <w:t xml:space="preserve"> </w:t>
      </w:r>
      <w:proofErr w:type="spellStart"/>
      <w:r w:rsidRPr="00816391">
        <w:t>cốt</w:t>
      </w:r>
      <w:proofErr w:type="spellEnd"/>
      <w:r w:rsidRPr="00816391">
        <w:t xml:space="preserve"> </w:t>
      </w:r>
      <w:proofErr w:type="spellStart"/>
      <w:r w:rsidRPr="00816391">
        <w:t>lõi</w:t>
      </w:r>
      <w:proofErr w:type="spellEnd"/>
      <w:r w:rsidRPr="00816391">
        <w:t xml:space="preserve"> </w:t>
      </w:r>
      <w:proofErr w:type="spellStart"/>
      <w:r w:rsidRPr="00816391">
        <w:t>và</w:t>
      </w:r>
      <w:proofErr w:type="spellEnd"/>
      <w:r w:rsidRPr="00816391">
        <w:t xml:space="preserve"> </w:t>
      </w:r>
      <w:proofErr w:type="spellStart"/>
      <w:r w:rsidRPr="00816391">
        <w:t>tắt</w:t>
      </w:r>
      <w:proofErr w:type="spellEnd"/>
      <w:r w:rsidRPr="00816391">
        <w:t xml:space="preserve"> </w:t>
      </w:r>
      <w:proofErr w:type="spellStart"/>
      <w:r w:rsidRPr="00816391">
        <w:t>toàn</w:t>
      </w:r>
      <w:proofErr w:type="spellEnd"/>
      <w:r w:rsidRPr="00816391">
        <w:t xml:space="preserve"> </w:t>
      </w:r>
      <w:proofErr w:type="spellStart"/>
      <w:r w:rsidRPr="00816391">
        <w:t>bộ</w:t>
      </w:r>
      <w:proofErr w:type="spellEnd"/>
      <w:r w:rsidRPr="00816391">
        <w:t xml:space="preserve"> </w:t>
      </w:r>
      <w:proofErr w:type="spellStart"/>
      <w:r w:rsidRPr="00816391">
        <w:t>các</w:t>
      </w:r>
      <w:proofErr w:type="spellEnd"/>
      <w:r w:rsidRPr="00816391">
        <w:t xml:space="preserve"> </w:t>
      </w:r>
      <w:proofErr w:type="spellStart"/>
      <w:r w:rsidRPr="00816391">
        <w:t>dịch</w:t>
      </w:r>
      <w:proofErr w:type="spellEnd"/>
      <w:r w:rsidRPr="00816391">
        <w:t xml:space="preserve"> </w:t>
      </w:r>
      <w:proofErr w:type="spellStart"/>
      <w:r w:rsidRPr="00816391">
        <w:t>vụ</w:t>
      </w:r>
      <w:proofErr w:type="spellEnd"/>
      <w:r w:rsidRPr="00816391">
        <w:t xml:space="preserve"> </w:t>
      </w:r>
      <w:proofErr w:type="spellStart"/>
      <w:r w:rsidRPr="00816391">
        <w:t>phụ</w:t>
      </w:r>
      <w:proofErr w:type="spellEnd"/>
      <w:r w:rsidRPr="00816391">
        <w:t xml:space="preserve"> </w:t>
      </w:r>
      <w:proofErr w:type="spellStart"/>
      <w:r w:rsidRPr="00816391">
        <w:t>trợ</w:t>
      </w:r>
      <w:proofErr w:type="spellEnd"/>
      <w:r w:rsidRPr="00816391">
        <w:t xml:space="preserve"> </w:t>
      </w:r>
      <w:proofErr w:type="spellStart"/>
      <w:r w:rsidRPr="00816391">
        <w:t>tiêu</w:t>
      </w:r>
      <w:proofErr w:type="spellEnd"/>
      <w:r w:rsidRPr="00816391">
        <w:t xml:space="preserve"> </w:t>
      </w:r>
      <w:proofErr w:type="spellStart"/>
      <w:r w:rsidRPr="00816391">
        <w:t>tốn</w:t>
      </w:r>
      <w:proofErr w:type="spellEnd"/>
      <w:r w:rsidRPr="00816391">
        <w:t xml:space="preserve"> </w:t>
      </w:r>
      <w:proofErr w:type="spellStart"/>
      <w:r w:rsidRPr="00816391">
        <w:t>tài</w:t>
      </w:r>
      <w:proofErr w:type="spellEnd"/>
      <w:r w:rsidRPr="00816391">
        <w:t xml:space="preserve"> </w:t>
      </w:r>
      <w:proofErr w:type="spellStart"/>
      <w:r w:rsidRPr="00816391">
        <w:t>nguyên</w:t>
      </w:r>
      <w:proofErr w:type="spellEnd"/>
      <w:r w:rsidRPr="00816391">
        <w:t>.</w:t>
      </w:r>
    </w:p>
    <w:p w14:paraId="482EBF6E" w14:textId="1BB9F799" w:rsidR="00F27525" w:rsidRPr="00F27525" w:rsidRDefault="00074B04" w:rsidP="00F27525">
      <w:pPr>
        <w:numPr>
          <w:ilvl w:val="0"/>
          <w:numId w:val="18"/>
        </w:numPr>
      </w:pPr>
      <w:r w:rsidRPr="00F27525">
        <w:t xml:space="preserve">Các </w:t>
      </w:r>
      <w:proofErr w:type="spellStart"/>
      <w:r w:rsidRPr="00F27525">
        <w:t>dịch</w:t>
      </w:r>
      <w:proofErr w:type="spellEnd"/>
      <w:r w:rsidRPr="00F27525">
        <w:t xml:space="preserve"> </w:t>
      </w:r>
      <w:proofErr w:type="spellStart"/>
      <w:r w:rsidRPr="00F27525">
        <w:t>vụ</w:t>
      </w:r>
      <w:proofErr w:type="spellEnd"/>
      <w:r w:rsidRPr="00F27525">
        <w:t xml:space="preserve"> </w:t>
      </w:r>
      <w:proofErr w:type="spellStart"/>
      <w:r w:rsidR="005F4E08" w:rsidRPr="00F27525">
        <w:t>được</w:t>
      </w:r>
      <w:proofErr w:type="spellEnd"/>
      <w:r w:rsidR="005F4E08" w:rsidRPr="00F27525">
        <w:t xml:space="preserve"> </w:t>
      </w:r>
      <w:proofErr w:type="spellStart"/>
      <w:r w:rsidR="005F4E08" w:rsidRPr="00F27525">
        <w:t>bật</w:t>
      </w:r>
      <w:proofErr w:type="spellEnd"/>
      <w:r w:rsidRPr="00F27525">
        <w:t xml:space="preserve"> (yes):</w:t>
      </w:r>
    </w:p>
    <w:p w14:paraId="4472C1CB" w14:textId="27A56573" w:rsidR="00F27525" w:rsidRPr="00F27525" w:rsidRDefault="00074B04" w:rsidP="002B151E">
      <w:pPr>
        <w:numPr>
          <w:ilvl w:val="1"/>
          <w:numId w:val="18"/>
        </w:numPr>
        <w:spacing w:line="240" w:lineRule="auto"/>
      </w:pPr>
      <w:proofErr w:type="spellStart"/>
      <w:r w:rsidRPr="00816391">
        <w:t>enable_mariadb</w:t>
      </w:r>
      <w:proofErr w:type="spellEnd"/>
      <w:r w:rsidRPr="00816391">
        <w:t xml:space="preserve">: </w:t>
      </w:r>
      <w:proofErr w:type="spellStart"/>
      <w:r w:rsidRPr="00816391">
        <w:t>Cơ</w:t>
      </w:r>
      <w:proofErr w:type="spellEnd"/>
      <w:r w:rsidRPr="00816391">
        <w:t xml:space="preserve"> </w:t>
      </w:r>
      <w:proofErr w:type="spellStart"/>
      <w:r w:rsidRPr="00816391">
        <w:t>sở</w:t>
      </w:r>
      <w:proofErr w:type="spellEnd"/>
      <w:r w:rsidRPr="00816391">
        <w:t xml:space="preserve"> </w:t>
      </w:r>
      <w:proofErr w:type="spellStart"/>
      <w:r w:rsidRPr="00816391">
        <w:t>dữ</w:t>
      </w:r>
      <w:proofErr w:type="spellEnd"/>
      <w:r w:rsidRPr="00816391">
        <w:t xml:space="preserve"> </w:t>
      </w:r>
      <w:proofErr w:type="spellStart"/>
      <w:r w:rsidRPr="00816391">
        <w:t>liệu</w:t>
      </w:r>
      <w:proofErr w:type="spellEnd"/>
      <w:r w:rsidRPr="00816391">
        <w:t xml:space="preserve"> </w:t>
      </w:r>
      <w:proofErr w:type="spellStart"/>
      <w:r w:rsidRPr="00816391">
        <w:t>chính</w:t>
      </w:r>
      <w:proofErr w:type="spellEnd"/>
      <w:r w:rsidRPr="00816391">
        <w:t>.</w:t>
      </w:r>
    </w:p>
    <w:p w14:paraId="018152A1" w14:textId="0D5E3BBF" w:rsidR="00074B04" w:rsidRPr="00816391" w:rsidRDefault="00074B04" w:rsidP="002B151E">
      <w:pPr>
        <w:numPr>
          <w:ilvl w:val="1"/>
          <w:numId w:val="18"/>
        </w:numPr>
        <w:spacing w:line="240" w:lineRule="auto"/>
      </w:pPr>
      <w:proofErr w:type="spellStart"/>
      <w:r w:rsidRPr="00816391">
        <w:t>enable_rabbitmq</w:t>
      </w:r>
      <w:proofErr w:type="spellEnd"/>
      <w:r w:rsidRPr="00816391">
        <w:t xml:space="preserve">: </w:t>
      </w:r>
      <w:proofErr w:type="spellStart"/>
      <w:r w:rsidRPr="00816391">
        <w:t>Hàng</w:t>
      </w:r>
      <w:proofErr w:type="spellEnd"/>
      <w:r w:rsidRPr="00816391">
        <w:t xml:space="preserve"> </w:t>
      </w:r>
      <w:proofErr w:type="spellStart"/>
      <w:r w:rsidRPr="00816391">
        <w:t>đợi</w:t>
      </w:r>
      <w:proofErr w:type="spellEnd"/>
      <w:r w:rsidRPr="00816391">
        <w:t xml:space="preserve"> </w:t>
      </w:r>
      <w:proofErr w:type="spellStart"/>
      <w:r w:rsidRPr="00816391">
        <w:t>thông</w:t>
      </w:r>
      <w:proofErr w:type="spellEnd"/>
      <w:r w:rsidRPr="00816391">
        <w:t xml:space="preserve"> </w:t>
      </w:r>
      <w:proofErr w:type="spellStart"/>
      <w:r w:rsidRPr="00816391">
        <w:t>điệp</w:t>
      </w:r>
      <w:proofErr w:type="spellEnd"/>
      <w:r w:rsidRPr="00816391">
        <w:t>.</w:t>
      </w:r>
    </w:p>
    <w:p w14:paraId="594BA1B6" w14:textId="260D2545" w:rsidR="00074B04" w:rsidRPr="00816391" w:rsidRDefault="00074B04" w:rsidP="002B151E">
      <w:pPr>
        <w:numPr>
          <w:ilvl w:val="1"/>
          <w:numId w:val="18"/>
        </w:numPr>
        <w:spacing w:line="240" w:lineRule="auto"/>
        <w:jc w:val="left"/>
      </w:pPr>
      <w:proofErr w:type="spellStart"/>
      <w:r w:rsidRPr="00816391">
        <w:t>enable_memcached</w:t>
      </w:r>
      <w:proofErr w:type="spellEnd"/>
      <w:r w:rsidRPr="00816391">
        <w:t>: Caching.</w:t>
      </w:r>
    </w:p>
    <w:p w14:paraId="458797F0" w14:textId="772FC637" w:rsidR="00074B04" w:rsidRDefault="00074B04" w:rsidP="002B151E">
      <w:pPr>
        <w:numPr>
          <w:ilvl w:val="1"/>
          <w:numId w:val="18"/>
        </w:numPr>
        <w:spacing w:line="240" w:lineRule="auto"/>
        <w:jc w:val="left"/>
      </w:pPr>
      <w:proofErr w:type="spellStart"/>
      <w:r w:rsidRPr="00816391">
        <w:t>enable_keystone</w:t>
      </w:r>
      <w:proofErr w:type="spellEnd"/>
      <w:r w:rsidRPr="00816391">
        <w:t xml:space="preserve">, </w:t>
      </w:r>
      <w:proofErr w:type="spellStart"/>
      <w:r w:rsidRPr="00816391">
        <w:t>enable_glance</w:t>
      </w:r>
      <w:proofErr w:type="spellEnd"/>
      <w:r w:rsidRPr="00816391">
        <w:t xml:space="preserve">, </w:t>
      </w:r>
      <w:proofErr w:type="spellStart"/>
      <w:r w:rsidRPr="00816391">
        <w:t>enable_nova</w:t>
      </w:r>
      <w:proofErr w:type="spellEnd"/>
      <w:r w:rsidRPr="00816391">
        <w:t xml:space="preserve">, </w:t>
      </w:r>
      <w:proofErr w:type="spellStart"/>
      <w:r w:rsidRPr="00816391">
        <w:t>enable_neutron</w:t>
      </w:r>
      <w:proofErr w:type="spellEnd"/>
      <w:r w:rsidRPr="00816391">
        <w:t xml:space="preserve">, </w:t>
      </w:r>
      <w:proofErr w:type="spellStart"/>
      <w:r w:rsidRPr="00816391">
        <w:t>enable_horizon</w:t>
      </w:r>
      <w:proofErr w:type="spellEnd"/>
      <w:r w:rsidRPr="00816391">
        <w:t xml:space="preserve">: Các </w:t>
      </w:r>
      <w:proofErr w:type="spellStart"/>
      <w:r w:rsidRPr="00816391">
        <w:t>thành</w:t>
      </w:r>
      <w:proofErr w:type="spellEnd"/>
      <w:r w:rsidRPr="00816391">
        <w:t xml:space="preserve"> </w:t>
      </w:r>
      <w:proofErr w:type="spellStart"/>
      <w:r w:rsidRPr="00816391">
        <w:t>phần</w:t>
      </w:r>
      <w:proofErr w:type="spellEnd"/>
      <w:r w:rsidRPr="00816391">
        <w:t xml:space="preserve"> </w:t>
      </w:r>
      <w:proofErr w:type="spellStart"/>
      <w:r w:rsidRPr="00816391">
        <w:t>cốt</w:t>
      </w:r>
      <w:proofErr w:type="spellEnd"/>
      <w:r w:rsidRPr="00816391">
        <w:t xml:space="preserve"> </w:t>
      </w:r>
      <w:proofErr w:type="spellStart"/>
      <w:r w:rsidRPr="00816391">
        <w:t>lõi</w:t>
      </w:r>
      <w:proofErr w:type="spellEnd"/>
      <w:r w:rsidRPr="00816391">
        <w:t xml:space="preserve"> </w:t>
      </w:r>
      <w:proofErr w:type="spellStart"/>
      <w:r w:rsidRPr="00816391">
        <w:t>của</w:t>
      </w:r>
      <w:proofErr w:type="spellEnd"/>
      <w:r w:rsidRPr="00816391">
        <w:t xml:space="preserve"> OpenStack.</w:t>
      </w:r>
    </w:p>
    <w:p w14:paraId="79AA3946" w14:textId="55105199" w:rsidR="005E72F0" w:rsidRDefault="005E72F0" w:rsidP="005E72F0">
      <w:pPr>
        <w:jc w:val="center"/>
        <w:rPr>
          <w:lang w:val="vi-VN"/>
        </w:rPr>
      </w:pPr>
      <w:r w:rsidRPr="005E72F0">
        <w:rPr>
          <w:noProof/>
        </w:rPr>
        <w:drawing>
          <wp:inline distT="0" distB="0" distL="0" distR="0" wp14:anchorId="6E174042" wp14:editId="10DED693">
            <wp:extent cx="3186545" cy="2095648"/>
            <wp:effectExtent l="0" t="0" r="0" b="0"/>
            <wp:docPr id="1836917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17548" name="Picture 1" descr="A screenshot of a computer program&#10;&#10;AI-generated content may be incorrect."/>
                    <pic:cNvPicPr/>
                  </pic:nvPicPr>
                  <pic:blipFill>
                    <a:blip r:embed="rId17"/>
                    <a:stretch>
                      <a:fillRect/>
                    </a:stretch>
                  </pic:blipFill>
                  <pic:spPr>
                    <a:xfrm>
                      <a:off x="0" y="0"/>
                      <a:ext cx="3218389" cy="2116590"/>
                    </a:xfrm>
                    <a:prstGeom prst="rect">
                      <a:avLst/>
                    </a:prstGeom>
                  </pic:spPr>
                </pic:pic>
              </a:graphicData>
            </a:graphic>
          </wp:inline>
        </w:drawing>
      </w:r>
    </w:p>
    <w:p w14:paraId="0698C860" w14:textId="471328F8" w:rsidR="00616DE3" w:rsidRPr="00616DE3" w:rsidRDefault="00616DE3" w:rsidP="00616DE3">
      <w:pPr>
        <w:pStyle w:val="Caption"/>
        <w:rPr>
          <w:lang w:val="vi-VN"/>
        </w:rPr>
      </w:pPr>
      <w:proofErr w:type="spellStart"/>
      <w:r>
        <w:t>Hình</w:t>
      </w:r>
      <w:proofErr w:type="spellEnd"/>
      <w:r>
        <w:rPr>
          <w:lang w:val="vi-VN"/>
        </w:rPr>
        <w:t xml:space="preserve"> </w:t>
      </w:r>
      <w:r w:rsidR="007F0BAE">
        <w:rPr>
          <w:lang w:val="vi-VN"/>
        </w:rPr>
        <w:t>9</w:t>
      </w:r>
      <w:r>
        <w:rPr>
          <w:lang w:val="vi-VN"/>
        </w:rPr>
        <w:t xml:space="preserve">. </w:t>
      </w:r>
      <w:r w:rsidR="00BB2091">
        <w:t xml:space="preserve">Các service </w:t>
      </w:r>
      <w:proofErr w:type="spellStart"/>
      <w:r w:rsidR="00BB2091">
        <w:t>được</w:t>
      </w:r>
      <w:proofErr w:type="spellEnd"/>
      <w:r w:rsidR="00BB2091">
        <w:t xml:space="preserve"> </w:t>
      </w:r>
      <w:proofErr w:type="spellStart"/>
      <w:r w:rsidR="004923ED">
        <w:t>cài</w:t>
      </w:r>
      <w:proofErr w:type="spellEnd"/>
      <w:r w:rsidR="004923ED">
        <w:t xml:space="preserve"> </w:t>
      </w:r>
      <w:proofErr w:type="spellStart"/>
      <w:r w:rsidR="004923ED">
        <w:t>khi</w:t>
      </w:r>
      <w:proofErr w:type="spellEnd"/>
      <w:r w:rsidR="00BB2091">
        <w:t xml:space="preserve"> deploy</w:t>
      </w:r>
    </w:p>
    <w:p w14:paraId="7DDCA8CD" w14:textId="1E4E6E0F" w:rsidR="00074B04" w:rsidRPr="00F27525" w:rsidRDefault="00074B04" w:rsidP="00074B04">
      <w:pPr>
        <w:numPr>
          <w:ilvl w:val="0"/>
          <w:numId w:val="18"/>
        </w:numPr>
      </w:pPr>
      <w:r w:rsidRPr="00F27525">
        <w:t xml:space="preserve">Các </w:t>
      </w:r>
      <w:proofErr w:type="spellStart"/>
      <w:r w:rsidRPr="00F27525">
        <w:t>dịch</w:t>
      </w:r>
      <w:proofErr w:type="spellEnd"/>
      <w:r w:rsidRPr="00F27525">
        <w:t xml:space="preserve"> </w:t>
      </w:r>
      <w:proofErr w:type="spellStart"/>
      <w:r w:rsidRPr="00F27525">
        <w:t>vụ</w:t>
      </w:r>
      <w:proofErr w:type="spellEnd"/>
      <w:r w:rsidRPr="00F27525">
        <w:t xml:space="preserve"> ĐÃ TẮT (no) </w:t>
      </w:r>
      <w:proofErr w:type="spellStart"/>
      <w:r w:rsidRPr="00F27525">
        <w:t>để</w:t>
      </w:r>
      <w:proofErr w:type="spellEnd"/>
      <w:r w:rsidRPr="00F27525">
        <w:t xml:space="preserve"> </w:t>
      </w:r>
      <w:proofErr w:type="spellStart"/>
      <w:r w:rsidRPr="00F27525">
        <w:t>tiết</w:t>
      </w:r>
      <w:proofErr w:type="spellEnd"/>
      <w:r w:rsidRPr="00F27525">
        <w:t xml:space="preserve"> </w:t>
      </w:r>
      <w:proofErr w:type="spellStart"/>
      <w:r w:rsidRPr="00F27525">
        <w:t>kiệm</w:t>
      </w:r>
      <w:proofErr w:type="spellEnd"/>
      <w:r w:rsidRPr="00F27525">
        <w:t xml:space="preserve"> RAM:</w:t>
      </w:r>
    </w:p>
    <w:p w14:paraId="1544BFC7" w14:textId="6603DC0F" w:rsidR="00074B04" w:rsidRPr="00F27525" w:rsidRDefault="00074B04" w:rsidP="002B151E">
      <w:pPr>
        <w:numPr>
          <w:ilvl w:val="1"/>
          <w:numId w:val="18"/>
        </w:numPr>
        <w:spacing w:line="240" w:lineRule="auto"/>
        <w:jc w:val="left"/>
      </w:pPr>
      <w:r w:rsidRPr="00F27525">
        <w:t xml:space="preserve">Storage: </w:t>
      </w:r>
      <w:proofErr w:type="spellStart"/>
      <w:r w:rsidRPr="00F27525">
        <w:t>Tắt</w:t>
      </w:r>
      <w:proofErr w:type="spellEnd"/>
      <w:r w:rsidRPr="00F27525">
        <w:t xml:space="preserve"> </w:t>
      </w:r>
      <w:proofErr w:type="spellStart"/>
      <w:r w:rsidRPr="00F27525">
        <w:t>enable_cinder</w:t>
      </w:r>
      <w:proofErr w:type="spellEnd"/>
      <w:r w:rsidRPr="00F27525">
        <w:t xml:space="preserve">, </w:t>
      </w:r>
      <w:proofErr w:type="spellStart"/>
      <w:r w:rsidRPr="00F27525">
        <w:t>enable_cinder_backup</w:t>
      </w:r>
      <w:proofErr w:type="spellEnd"/>
      <w:r w:rsidRPr="00F27525">
        <w:t xml:space="preserve">, </w:t>
      </w:r>
      <w:proofErr w:type="spellStart"/>
      <w:r w:rsidRPr="00F27525">
        <w:t>enable_cinder_backend_lvm</w:t>
      </w:r>
      <w:proofErr w:type="spellEnd"/>
      <w:r w:rsidRPr="00F27525">
        <w:t xml:space="preserve">. </w:t>
      </w:r>
      <w:proofErr w:type="spellStart"/>
      <w:r w:rsidRPr="00F27525">
        <w:t>Hệ</w:t>
      </w:r>
      <w:proofErr w:type="spellEnd"/>
      <w:r w:rsidRPr="00F27525">
        <w:t xml:space="preserve"> </w:t>
      </w:r>
      <w:proofErr w:type="spellStart"/>
      <w:r w:rsidRPr="00F27525">
        <w:t>thống</w:t>
      </w:r>
      <w:proofErr w:type="spellEnd"/>
      <w:r w:rsidRPr="00F27525">
        <w:t xml:space="preserve"> </w:t>
      </w:r>
      <w:proofErr w:type="spellStart"/>
      <w:r w:rsidRPr="00F27525">
        <w:t>sẽ</w:t>
      </w:r>
      <w:proofErr w:type="spellEnd"/>
      <w:r w:rsidRPr="00F27525">
        <w:t xml:space="preserve"> </w:t>
      </w:r>
      <w:proofErr w:type="spellStart"/>
      <w:r w:rsidRPr="00F27525">
        <w:t>sử</w:t>
      </w:r>
      <w:proofErr w:type="spellEnd"/>
      <w:r w:rsidRPr="00F27525">
        <w:t xml:space="preserve"> </w:t>
      </w:r>
      <w:proofErr w:type="spellStart"/>
      <w:r w:rsidRPr="00F27525">
        <w:t>dụng</w:t>
      </w:r>
      <w:proofErr w:type="spellEnd"/>
      <w:r w:rsidRPr="00F27525">
        <w:t xml:space="preserve"> ổ </w:t>
      </w:r>
      <w:proofErr w:type="spellStart"/>
      <w:r w:rsidRPr="00F27525">
        <w:t>cứng</w:t>
      </w:r>
      <w:proofErr w:type="spellEnd"/>
      <w:r w:rsidRPr="00F27525">
        <w:t xml:space="preserve"> </w:t>
      </w:r>
      <w:proofErr w:type="spellStart"/>
      <w:r w:rsidRPr="00F27525">
        <w:t>cục</w:t>
      </w:r>
      <w:proofErr w:type="spellEnd"/>
      <w:r w:rsidRPr="00F27525">
        <w:t xml:space="preserve"> </w:t>
      </w:r>
      <w:proofErr w:type="spellStart"/>
      <w:r w:rsidRPr="00F27525">
        <w:t>bộ</w:t>
      </w:r>
      <w:proofErr w:type="spellEnd"/>
      <w:r w:rsidRPr="00F27525">
        <w:t xml:space="preserve"> </w:t>
      </w:r>
      <w:proofErr w:type="spellStart"/>
      <w:r w:rsidRPr="00F27525">
        <w:t>của</w:t>
      </w:r>
      <w:proofErr w:type="spellEnd"/>
      <w:r w:rsidRPr="00F27525">
        <w:t xml:space="preserve"> Compute Node</w:t>
      </w:r>
      <w:r w:rsidR="00AB4839" w:rsidRPr="00F27525">
        <w:t xml:space="preserve"> (controller)</w:t>
      </w:r>
      <w:r w:rsidRPr="00F27525">
        <w:t xml:space="preserve"> </w:t>
      </w:r>
      <w:proofErr w:type="spellStart"/>
      <w:r w:rsidRPr="00F27525">
        <w:t>cho</w:t>
      </w:r>
      <w:proofErr w:type="spellEnd"/>
      <w:r w:rsidRPr="00F27525">
        <w:t xml:space="preserve"> </w:t>
      </w:r>
      <w:proofErr w:type="spellStart"/>
      <w:r w:rsidRPr="00F27525">
        <w:t>máy</w:t>
      </w:r>
      <w:proofErr w:type="spellEnd"/>
      <w:r w:rsidRPr="00F27525">
        <w:t xml:space="preserve"> </w:t>
      </w:r>
      <w:proofErr w:type="spellStart"/>
      <w:r w:rsidRPr="00F27525">
        <w:t>ảo</w:t>
      </w:r>
      <w:proofErr w:type="spellEnd"/>
      <w:r w:rsidRPr="00F27525">
        <w:t xml:space="preserve"> (Ephemeral Storage).</w:t>
      </w:r>
    </w:p>
    <w:p w14:paraId="097E0026" w14:textId="655EC1DB" w:rsidR="00074B04" w:rsidRPr="00F27525" w:rsidRDefault="00074B04" w:rsidP="002B151E">
      <w:pPr>
        <w:numPr>
          <w:ilvl w:val="1"/>
          <w:numId w:val="18"/>
        </w:numPr>
        <w:spacing w:line="240" w:lineRule="auto"/>
        <w:jc w:val="left"/>
      </w:pPr>
      <w:r w:rsidRPr="00F27525">
        <w:lastRenderedPageBreak/>
        <w:t xml:space="preserve">Monitoring Stack: </w:t>
      </w:r>
      <w:proofErr w:type="spellStart"/>
      <w:r w:rsidRPr="00F27525">
        <w:t>Tắt</w:t>
      </w:r>
      <w:proofErr w:type="spellEnd"/>
      <w:r w:rsidRPr="00F27525">
        <w:t xml:space="preserve"> </w:t>
      </w:r>
      <w:proofErr w:type="spellStart"/>
      <w:r w:rsidRPr="00F27525">
        <w:t>bộ</w:t>
      </w:r>
      <w:proofErr w:type="spellEnd"/>
      <w:r w:rsidRPr="00F27525">
        <w:t xml:space="preserve"> </w:t>
      </w:r>
      <w:proofErr w:type="spellStart"/>
      <w:r w:rsidRPr="00F27525">
        <w:t>công</w:t>
      </w:r>
      <w:proofErr w:type="spellEnd"/>
      <w:r w:rsidRPr="00F27525">
        <w:t xml:space="preserve"> </w:t>
      </w:r>
      <w:proofErr w:type="spellStart"/>
      <w:r w:rsidRPr="00F27525">
        <w:t>cụ</w:t>
      </w:r>
      <w:proofErr w:type="spellEnd"/>
      <w:r w:rsidRPr="00F27525">
        <w:t xml:space="preserve"> </w:t>
      </w:r>
      <w:proofErr w:type="spellStart"/>
      <w:r w:rsidRPr="00F27525">
        <w:t>giám</w:t>
      </w:r>
      <w:proofErr w:type="spellEnd"/>
      <w:r w:rsidRPr="00F27525">
        <w:t xml:space="preserve"> </w:t>
      </w:r>
      <w:proofErr w:type="spellStart"/>
      <w:r w:rsidRPr="00F27525">
        <w:t>sát</w:t>
      </w:r>
      <w:proofErr w:type="spellEnd"/>
      <w:r w:rsidRPr="00F27525">
        <w:t xml:space="preserve"> </w:t>
      </w:r>
      <w:proofErr w:type="spellStart"/>
      <w:r w:rsidRPr="00F27525">
        <w:t>nặng</w:t>
      </w:r>
      <w:proofErr w:type="spellEnd"/>
      <w:r w:rsidRPr="00F27525">
        <w:t xml:space="preserve"> </w:t>
      </w:r>
      <w:proofErr w:type="spellStart"/>
      <w:r w:rsidRPr="00F27525">
        <w:t>nề</w:t>
      </w:r>
      <w:proofErr w:type="spellEnd"/>
      <w:r w:rsidRPr="00F27525">
        <w:t xml:space="preserve"> </w:t>
      </w:r>
      <w:proofErr w:type="spellStart"/>
      <w:r w:rsidRPr="00F27525">
        <w:t>gồm</w:t>
      </w:r>
      <w:proofErr w:type="spellEnd"/>
      <w:r w:rsidRPr="00F27525">
        <w:t xml:space="preserve"> </w:t>
      </w:r>
      <w:proofErr w:type="spellStart"/>
      <w:r w:rsidRPr="00F27525">
        <w:t>enable_prometheus</w:t>
      </w:r>
      <w:proofErr w:type="spellEnd"/>
      <w:r w:rsidRPr="00F27525">
        <w:t xml:space="preserve">, </w:t>
      </w:r>
      <w:proofErr w:type="spellStart"/>
      <w:r w:rsidRPr="00F27525">
        <w:t>enable_grafana</w:t>
      </w:r>
      <w:proofErr w:type="spellEnd"/>
      <w:r w:rsidRPr="00F27525">
        <w:t xml:space="preserve">, </w:t>
      </w:r>
      <w:proofErr w:type="spellStart"/>
      <w:r w:rsidRPr="00F27525">
        <w:t>enable_elasticsearch</w:t>
      </w:r>
      <w:proofErr w:type="spellEnd"/>
      <w:r w:rsidRPr="00F27525">
        <w:t xml:space="preserve">, </w:t>
      </w:r>
      <w:proofErr w:type="spellStart"/>
      <w:r w:rsidRPr="00F27525">
        <w:t>enable_kibana</w:t>
      </w:r>
      <w:proofErr w:type="spellEnd"/>
      <w:r w:rsidRPr="00F27525">
        <w:t>.</w:t>
      </w:r>
    </w:p>
    <w:p w14:paraId="41D876E4" w14:textId="15853DED" w:rsidR="00074B04" w:rsidRPr="00F27525" w:rsidRDefault="00074B04" w:rsidP="002B151E">
      <w:pPr>
        <w:numPr>
          <w:ilvl w:val="1"/>
          <w:numId w:val="18"/>
        </w:numPr>
        <w:spacing w:line="240" w:lineRule="auto"/>
        <w:jc w:val="left"/>
      </w:pPr>
      <w:r w:rsidRPr="00F27525">
        <w:t xml:space="preserve">Logging: </w:t>
      </w:r>
      <w:proofErr w:type="spellStart"/>
      <w:r w:rsidRPr="00F27525">
        <w:t>Tắt</w:t>
      </w:r>
      <w:proofErr w:type="spellEnd"/>
      <w:r w:rsidRPr="00F27525">
        <w:t xml:space="preserve"> </w:t>
      </w:r>
      <w:proofErr w:type="spellStart"/>
      <w:r w:rsidRPr="00F27525">
        <w:t>enable_central_logging</w:t>
      </w:r>
      <w:proofErr w:type="spellEnd"/>
      <w:r w:rsidRPr="00F27525">
        <w:t xml:space="preserve"> </w:t>
      </w:r>
      <w:proofErr w:type="spellStart"/>
      <w:r w:rsidRPr="00F27525">
        <w:t>để</w:t>
      </w:r>
      <w:proofErr w:type="spellEnd"/>
      <w:r w:rsidRPr="00F27525">
        <w:t xml:space="preserve"> </w:t>
      </w:r>
      <w:proofErr w:type="spellStart"/>
      <w:r w:rsidRPr="00F27525">
        <w:t>giảm</w:t>
      </w:r>
      <w:proofErr w:type="spellEnd"/>
      <w:r w:rsidRPr="00F27525">
        <w:t xml:space="preserve"> </w:t>
      </w:r>
      <w:proofErr w:type="spellStart"/>
      <w:r w:rsidRPr="00F27525">
        <w:t>tải</w:t>
      </w:r>
      <w:proofErr w:type="spellEnd"/>
      <w:r w:rsidRPr="00F27525">
        <w:t xml:space="preserve"> I/O ổ </w:t>
      </w:r>
      <w:proofErr w:type="spellStart"/>
      <w:r w:rsidRPr="00F27525">
        <w:t>đĩa</w:t>
      </w:r>
      <w:proofErr w:type="spellEnd"/>
      <w:r w:rsidRPr="00F27525">
        <w:t xml:space="preserve"> </w:t>
      </w:r>
      <w:proofErr w:type="spellStart"/>
      <w:r w:rsidRPr="00F27525">
        <w:t>và</w:t>
      </w:r>
      <w:proofErr w:type="spellEnd"/>
      <w:r w:rsidRPr="00F27525">
        <w:t xml:space="preserve"> RAM.</w:t>
      </w:r>
    </w:p>
    <w:p w14:paraId="2855CE70" w14:textId="22CC2A6C" w:rsidR="00074B04" w:rsidRPr="00F27525" w:rsidRDefault="00074B04" w:rsidP="002B151E">
      <w:pPr>
        <w:numPr>
          <w:ilvl w:val="1"/>
          <w:numId w:val="18"/>
        </w:numPr>
        <w:spacing w:line="240" w:lineRule="auto"/>
        <w:jc w:val="left"/>
      </w:pPr>
      <w:proofErr w:type="spellStart"/>
      <w:r w:rsidRPr="00F27525">
        <w:t>Dịch</w:t>
      </w:r>
      <w:proofErr w:type="spellEnd"/>
      <w:r w:rsidRPr="00F27525">
        <w:t xml:space="preserve"> </w:t>
      </w:r>
      <w:proofErr w:type="spellStart"/>
      <w:r w:rsidRPr="00F27525">
        <w:t>vụ</w:t>
      </w:r>
      <w:proofErr w:type="spellEnd"/>
      <w:r w:rsidRPr="00F27525">
        <w:t xml:space="preserve"> </w:t>
      </w:r>
      <w:proofErr w:type="spellStart"/>
      <w:r w:rsidRPr="00F27525">
        <w:t>nâng</w:t>
      </w:r>
      <w:proofErr w:type="spellEnd"/>
      <w:r w:rsidRPr="00F27525">
        <w:t xml:space="preserve"> </w:t>
      </w:r>
      <w:proofErr w:type="spellStart"/>
      <w:r w:rsidRPr="00F27525">
        <w:t>cao</w:t>
      </w:r>
      <w:proofErr w:type="spellEnd"/>
      <w:r w:rsidRPr="00F27525">
        <w:t xml:space="preserve">: </w:t>
      </w:r>
      <w:proofErr w:type="spellStart"/>
      <w:r w:rsidRPr="00F27525">
        <w:t>Tắt</w:t>
      </w:r>
      <w:proofErr w:type="spellEnd"/>
      <w:r w:rsidRPr="00F27525">
        <w:t xml:space="preserve"> </w:t>
      </w:r>
      <w:proofErr w:type="spellStart"/>
      <w:r w:rsidRPr="00F27525">
        <w:t>enable_heat</w:t>
      </w:r>
      <w:proofErr w:type="spellEnd"/>
      <w:r w:rsidRPr="00F27525">
        <w:t xml:space="preserve"> (Orchestration), </w:t>
      </w:r>
      <w:proofErr w:type="spellStart"/>
      <w:r w:rsidRPr="00F27525">
        <w:t>enable_magnum</w:t>
      </w:r>
      <w:proofErr w:type="spellEnd"/>
      <w:r w:rsidRPr="00F27525">
        <w:t xml:space="preserve"> (Container), </w:t>
      </w:r>
      <w:proofErr w:type="spellStart"/>
      <w:r w:rsidRPr="00F27525">
        <w:t>enable_swift</w:t>
      </w:r>
      <w:proofErr w:type="spellEnd"/>
      <w:r w:rsidRPr="00F27525">
        <w:t xml:space="preserve"> (Object Storage).</w:t>
      </w:r>
    </w:p>
    <w:p w14:paraId="2EF724E0" w14:textId="6869D8BC" w:rsidR="00FA7DB3" w:rsidRDefault="00FA7DB3" w:rsidP="00FA7DB3">
      <w:pPr>
        <w:jc w:val="center"/>
        <w:rPr>
          <w:lang w:val="vi-VN"/>
        </w:rPr>
      </w:pPr>
      <w:r w:rsidRPr="00FA7DB3">
        <w:rPr>
          <w:noProof/>
        </w:rPr>
        <w:drawing>
          <wp:inline distT="0" distB="0" distL="0" distR="0" wp14:anchorId="3FAC9BF5" wp14:editId="2BC1C1E6">
            <wp:extent cx="2840181" cy="1894923"/>
            <wp:effectExtent l="0" t="0" r="0" b="0"/>
            <wp:docPr id="1497315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15677" name="Picture 1" descr="A screenshot of a computer program&#10;&#10;AI-generated content may be incorrect."/>
                    <pic:cNvPicPr/>
                  </pic:nvPicPr>
                  <pic:blipFill>
                    <a:blip r:embed="rId18"/>
                    <a:stretch>
                      <a:fillRect/>
                    </a:stretch>
                  </pic:blipFill>
                  <pic:spPr>
                    <a:xfrm>
                      <a:off x="0" y="0"/>
                      <a:ext cx="2860411" cy="1908420"/>
                    </a:xfrm>
                    <a:prstGeom prst="rect">
                      <a:avLst/>
                    </a:prstGeom>
                  </pic:spPr>
                </pic:pic>
              </a:graphicData>
            </a:graphic>
          </wp:inline>
        </w:drawing>
      </w:r>
    </w:p>
    <w:p w14:paraId="2C7BBC4E" w14:textId="538C79D9" w:rsidR="00616DE3" w:rsidRPr="008F02F1" w:rsidRDefault="00616DE3" w:rsidP="00616DE3">
      <w:pPr>
        <w:pStyle w:val="Caption"/>
      </w:pPr>
      <w:proofErr w:type="spellStart"/>
      <w:r>
        <w:t>Hình</w:t>
      </w:r>
      <w:proofErr w:type="spellEnd"/>
      <w:r>
        <w:rPr>
          <w:lang w:val="vi-VN"/>
        </w:rPr>
        <w:t xml:space="preserve"> </w:t>
      </w:r>
      <w:r w:rsidR="007F0BAE">
        <w:rPr>
          <w:lang w:val="vi-VN"/>
        </w:rPr>
        <w:t>10</w:t>
      </w:r>
      <w:r>
        <w:rPr>
          <w:lang w:val="vi-VN"/>
        </w:rPr>
        <w:t xml:space="preserve">. </w:t>
      </w:r>
      <w:r w:rsidR="008F02F1">
        <w:t xml:space="preserve">Các service </w:t>
      </w:r>
      <w:proofErr w:type="spellStart"/>
      <w:r w:rsidR="008B6CCC">
        <w:t>được</w:t>
      </w:r>
      <w:proofErr w:type="spellEnd"/>
      <w:r w:rsidR="008B6CCC">
        <w:t xml:space="preserve"> </w:t>
      </w:r>
      <w:proofErr w:type="spellStart"/>
      <w:r w:rsidR="007E32DE">
        <w:t>bỏ</w:t>
      </w:r>
      <w:proofErr w:type="spellEnd"/>
      <w:r w:rsidR="007E32DE">
        <w:t xml:space="preserve"> deploy</w:t>
      </w:r>
    </w:p>
    <w:p w14:paraId="0FED15A9" w14:textId="7F01FAC7" w:rsidR="00074B04" w:rsidRPr="00837B5D" w:rsidRDefault="00074B04" w:rsidP="00A34E1C">
      <w:pPr>
        <w:pStyle w:val="Heading2"/>
        <w:rPr>
          <w:lang w:val="vi-VN"/>
        </w:rPr>
      </w:pPr>
      <w:bookmarkStart w:id="34" w:name="_Toc214908480"/>
      <w:r w:rsidRPr="00816391">
        <w:t xml:space="preserve">4. </w:t>
      </w:r>
      <w:proofErr w:type="spellStart"/>
      <w:r w:rsidRPr="00816391">
        <w:t>Quá</w:t>
      </w:r>
      <w:proofErr w:type="spellEnd"/>
      <w:r w:rsidRPr="00816391">
        <w:t xml:space="preserve"> </w:t>
      </w:r>
      <w:proofErr w:type="spellStart"/>
      <w:r w:rsidRPr="00816391">
        <w:t>trình</w:t>
      </w:r>
      <w:proofErr w:type="spellEnd"/>
      <w:r w:rsidRPr="00816391">
        <w:t xml:space="preserve"> Cài </w:t>
      </w:r>
      <w:proofErr w:type="spellStart"/>
      <w:r w:rsidRPr="00816391">
        <w:t>đặt</w:t>
      </w:r>
      <w:proofErr w:type="spellEnd"/>
      <w:r w:rsidRPr="00816391">
        <w:t xml:space="preserve"> </w:t>
      </w:r>
      <w:proofErr w:type="spellStart"/>
      <w:r w:rsidRPr="00816391">
        <w:t>và</w:t>
      </w:r>
      <w:proofErr w:type="spellEnd"/>
      <w:r w:rsidRPr="00816391">
        <w:t xml:space="preserve"> </w:t>
      </w:r>
      <w:proofErr w:type="spellStart"/>
      <w:r w:rsidRPr="00816391">
        <w:t>Triển</w:t>
      </w:r>
      <w:proofErr w:type="spellEnd"/>
      <w:r w:rsidRPr="00816391">
        <w:t xml:space="preserve"> </w:t>
      </w:r>
      <w:proofErr w:type="spellStart"/>
      <w:r w:rsidR="00837B5D">
        <w:t>khai</w:t>
      </w:r>
      <w:proofErr w:type="spellEnd"/>
      <w:r w:rsidR="00837B5D">
        <w:rPr>
          <w:lang w:val="vi-VN"/>
        </w:rPr>
        <w:t>.</w:t>
      </w:r>
      <w:bookmarkEnd w:id="34"/>
    </w:p>
    <w:p w14:paraId="1564AA45" w14:textId="11A3C132" w:rsidR="00074B04" w:rsidRPr="00816391" w:rsidRDefault="00074B04" w:rsidP="00074B04">
      <w:proofErr w:type="spellStart"/>
      <w:r w:rsidRPr="00816391">
        <w:t>Quá</w:t>
      </w:r>
      <w:proofErr w:type="spellEnd"/>
      <w:r w:rsidRPr="00816391">
        <w:t xml:space="preserve"> </w:t>
      </w:r>
      <w:proofErr w:type="spellStart"/>
      <w:r w:rsidRPr="00816391">
        <w:t>trình</w:t>
      </w:r>
      <w:proofErr w:type="spellEnd"/>
      <w:r w:rsidRPr="00816391">
        <w:t xml:space="preserve"> </w:t>
      </w:r>
      <w:proofErr w:type="spellStart"/>
      <w:r w:rsidRPr="00816391">
        <w:t>triển</w:t>
      </w:r>
      <w:proofErr w:type="spellEnd"/>
      <w:r w:rsidRPr="00816391">
        <w:t xml:space="preserve"> </w:t>
      </w:r>
      <w:proofErr w:type="spellStart"/>
      <w:r w:rsidRPr="00816391">
        <w:t>khai</w:t>
      </w:r>
      <w:proofErr w:type="spellEnd"/>
      <w:r w:rsidRPr="00816391">
        <w:t xml:space="preserve"> </w:t>
      </w:r>
      <w:proofErr w:type="spellStart"/>
      <w:r w:rsidRPr="00816391">
        <w:t>được</w:t>
      </w:r>
      <w:proofErr w:type="spellEnd"/>
      <w:r w:rsidRPr="00816391">
        <w:t xml:space="preserve"> </w:t>
      </w:r>
      <w:proofErr w:type="spellStart"/>
      <w:r w:rsidRPr="00816391">
        <w:t>thực</w:t>
      </w:r>
      <w:proofErr w:type="spellEnd"/>
      <w:r w:rsidRPr="00816391">
        <w:t xml:space="preserve"> </w:t>
      </w:r>
      <w:proofErr w:type="spellStart"/>
      <w:r w:rsidRPr="00816391">
        <w:t>hiện</w:t>
      </w:r>
      <w:proofErr w:type="spellEnd"/>
      <w:r w:rsidRPr="00816391">
        <w:t xml:space="preserve"> </w:t>
      </w:r>
      <w:proofErr w:type="spellStart"/>
      <w:r w:rsidRPr="00816391">
        <w:t>tự</w:t>
      </w:r>
      <w:proofErr w:type="spellEnd"/>
      <w:r w:rsidRPr="00816391">
        <w:t xml:space="preserve"> </w:t>
      </w:r>
      <w:proofErr w:type="spellStart"/>
      <w:r w:rsidRPr="00816391">
        <w:t>động</w:t>
      </w:r>
      <w:proofErr w:type="spellEnd"/>
      <w:r w:rsidRPr="00816391">
        <w:t xml:space="preserve"> </w:t>
      </w:r>
      <w:proofErr w:type="spellStart"/>
      <w:r w:rsidRPr="00816391">
        <w:t>thông</w:t>
      </w:r>
      <w:proofErr w:type="spellEnd"/>
      <w:r w:rsidRPr="00816391">
        <w:t xml:space="preserve"> qua CLI </w:t>
      </w:r>
      <w:proofErr w:type="spellStart"/>
      <w:r w:rsidRPr="00816391">
        <w:t>của</w:t>
      </w:r>
      <w:proofErr w:type="spellEnd"/>
      <w:r w:rsidRPr="00816391">
        <w:t xml:space="preserve"> Kolla Ansible </w:t>
      </w:r>
      <w:proofErr w:type="spellStart"/>
      <w:r w:rsidRPr="00816391">
        <w:t>trên</w:t>
      </w:r>
      <w:proofErr w:type="spellEnd"/>
      <w:r w:rsidRPr="00816391">
        <w:t xml:space="preserve"> node Controller.</w:t>
      </w:r>
    </w:p>
    <w:p w14:paraId="51E4E38B" w14:textId="3F3C272B" w:rsidR="00074B04" w:rsidRPr="00816391" w:rsidRDefault="00074B04" w:rsidP="00616DE3">
      <w:pPr>
        <w:pStyle w:val="ListParagraph"/>
        <w:numPr>
          <w:ilvl w:val="0"/>
          <w:numId w:val="14"/>
        </w:numPr>
      </w:pPr>
      <w:proofErr w:type="spellStart"/>
      <w:r w:rsidRPr="00816391">
        <w:t>Bước</w:t>
      </w:r>
      <w:proofErr w:type="spellEnd"/>
      <w:r w:rsidRPr="00816391">
        <w:t xml:space="preserve"> 1: Bootstrap </w:t>
      </w:r>
      <w:r w:rsidR="00E42569">
        <w:t>Servers</w:t>
      </w:r>
      <w:r w:rsidR="00E42569">
        <w:rPr>
          <w:lang w:val="vi-VN"/>
        </w:rPr>
        <w:t>:</w:t>
      </w:r>
    </w:p>
    <w:p w14:paraId="54FA3A77" w14:textId="12ECA079" w:rsidR="00074B04" w:rsidRPr="00816391" w:rsidRDefault="00074B04" w:rsidP="00E42569">
      <w:pPr>
        <w:ind w:left="360"/>
      </w:pPr>
      <w:proofErr w:type="spellStart"/>
      <w:r w:rsidRPr="00816391">
        <w:t>Chuẩn</w:t>
      </w:r>
      <w:proofErr w:type="spellEnd"/>
      <w:r w:rsidRPr="00816391">
        <w:t xml:space="preserve"> </w:t>
      </w:r>
      <w:proofErr w:type="spellStart"/>
      <w:r w:rsidRPr="00816391">
        <w:t>bị</w:t>
      </w:r>
      <w:proofErr w:type="spellEnd"/>
      <w:r w:rsidRPr="00816391">
        <w:t xml:space="preserve"> </w:t>
      </w:r>
      <w:proofErr w:type="spellStart"/>
      <w:r w:rsidRPr="00816391">
        <w:t>môi</w:t>
      </w:r>
      <w:proofErr w:type="spellEnd"/>
      <w:r w:rsidRPr="00816391">
        <w:t xml:space="preserve"> </w:t>
      </w:r>
      <w:proofErr w:type="spellStart"/>
      <w:r w:rsidRPr="00816391">
        <w:t>trường</w:t>
      </w:r>
      <w:proofErr w:type="spellEnd"/>
      <w:r w:rsidRPr="00816391">
        <w:t xml:space="preserve"> </w:t>
      </w:r>
      <w:proofErr w:type="spellStart"/>
      <w:r w:rsidRPr="00816391">
        <w:t>trên</w:t>
      </w:r>
      <w:proofErr w:type="spellEnd"/>
      <w:r w:rsidRPr="00816391">
        <w:t xml:space="preserve"> </w:t>
      </w:r>
      <w:proofErr w:type="spellStart"/>
      <w:r w:rsidRPr="00816391">
        <w:t>các</w:t>
      </w:r>
      <w:proofErr w:type="spellEnd"/>
      <w:r w:rsidRPr="00816391">
        <w:t xml:space="preserve"> node </w:t>
      </w:r>
      <w:proofErr w:type="spellStart"/>
      <w:r w:rsidRPr="00816391">
        <w:t>đích</w:t>
      </w:r>
      <w:proofErr w:type="spellEnd"/>
      <w:r w:rsidRPr="00816391">
        <w:t xml:space="preserve"> (</w:t>
      </w:r>
      <w:proofErr w:type="spellStart"/>
      <w:r w:rsidRPr="00816391">
        <w:t>cài</w:t>
      </w:r>
      <w:proofErr w:type="spellEnd"/>
      <w:r w:rsidRPr="00816391">
        <w:t xml:space="preserve"> </w:t>
      </w:r>
      <w:proofErr w:type="spellStart"/>
      <w:r w:rsidRPr="00816391">
        <w:t>đặt</w:t>
      </w:r>
      <w:proofErr w:type="spellEnd"/>
      <w:r w:rsidRPr="00816391">
        <w:t xml:space="preserve"> Docker, </w:t>
      </w:r>
      <w:proofErr w:type="spellStart"/>
      <w:r w:rsidRPr="00816391">
        <w:t>cấu</w:t>
      </w:r>
      <w:proofErr w:type="spellEnd"/>
      <w:r w:rsidRPr="00816391">
        <w:t xml:space="preserve"> </w:t>
      </w:r>
      <w:proofErr w:type="spellStart"/>
      <w:r w:rsidRPr="00816391">
        <w:t>hình</w:t>
      </w:r>
      <w:proofErr w:type="spellEnd"/>
      <w:r w:rsidRPr="00816391">
        <w:t xml:space="preserve"> firewall, </w:t>
      </w:r>
      <w:proofErr w:type="spellStart"/>
      <w:r w:rsidRPr="00816391">
        <w:t>tạo</w:t>
      </w:r>
      <w:proofErr w:type="spellEnd"/>
      <w:r w:rsidRPr="00816391">
        <w:t xml:space="preserve"> user).</w:t>
      </w:r>
    </w:p>
    <w:p w14:paraId="1EA1C172" w14:textId="6FDDCC7C" w:rsidR="00074B04" w:rsidRPr="00816391" w:rsidRDefault="00074B04" w:rsidP="00E42569">
      <w:pPr>
        <w:ind w:left="360"/>
        <w:rPr>
          <w:i/>
        </w:rPr>
      </w:pPr>
      <w:proofErr w:type="spellStart"/>
      <w:r w:rsidRPr="00816391">
        <w:rPr>
          <w:i/>
        </w:rPr>
        <w:t>kolla</w:t>
      </w:r>
      <w:proofErr w:type="spellEnd"/>
      <w:r w:rsidRPr="00816391">
        <w:rPr>
          <w:i/>
        </w:rPr>
        <w:t>-ansible bootstrap-servers -</w:t>
      </w:r>
      <w:proofErr w:type="spellStart"/>
      <w:proofErr w:type="gramStart"/>
      <w:r w:rsidRPr="00816391">
        <w:rPr>
          <w:i/>
        </w:rPr>
        <w:t>i</w:t>
      </w:r>
      <w:proofErr w:type="spellEnd"/>
      <w:r w:rsidRPr="00816391">
        <w:rPr>
          <w:i/>
        </w:rPr>
        <w:t xml:space="preserve"> .</w:t>
      </w:r>
      <w:proofErr w:type="gramEnd"/>
      <w:r w:rsidRPr="00816391">
        <w:rPr>
          <w:i/>
        </w:rPr>
        <w:t>/</w:t>
      </w:r>
      <w:r w:rsidR="00E42569">
        <w:rPr>
          <w:i/>
        </w:rPr>
        <w:t>multimode</w:t>
      </w:r>
    </w:p>
    <w:p w14:paraId="5C2D7F75" w14:textId="5B80D9BB" w:rsidR="00074B04" w:rsidRPr="00816391" w:rsidRDefault="00074B04" w:rsidP="00E42569">
      <w:pPr>
        <w:pStyle w:val="ListParagraph"/>
        <w:numPr>
          <w:ilvl w:val="0"/>
          <w:numId w:val="14"/>
        </w:numPr>
      </w:pPr>
      <w:proofErr w:type="spellStart"/>
      <w:r w:rsidRPr="00816391">
        <w:t>Bước</w:t>
      </w:r>
      <w:proofErr w:type="spellEnd"/>
      <w:r w:rsidRPr="00816391">
        <w:t xml:space="preserve"> 2: Pre-checks</w:t>
      </w:r>
    </w:p>
    <w:p w14:paraId="587FA1F7" w14:textId="3062BE51" w:rsidR="00074B04" w:rsidRPr="00816391" w:rsidRDefault="00074B04" w:rsidP="00E42569">
      <w:pPr>
        <w:ind w:left="360"/>
      </w:pPr>
      <w:proofErr w:type="spellStart"/>
      <w:r w:rsidRPr="00816391">
        <w:t>Kiểm</w:t>
      </w:r>
      <w:proofErr w:type="spellEnd"/>
      <w:r w:rsidRPr="00816391">
        <w:t xml:space="preserve"> </w:t>
      </w:r>
      <w:proofErr w:type="spellStart"/>
      <w:r w:rsidRPr="00816391">
        <w:t>tra</w:t>
      </w:r>
      <w:proofErr w:type="spellEnd"/>
      <w:r w:rsidRPr="00816391">
        <w:t xml:space="preserve"> </w:t>
      </w:r>
      <w:proofErr w:type="spellStart"/>
      <w:r w:rsidRPr="00816391">
        <w:t>tính</w:t>
      </w:r>
      <w:proofErr w:type="spellEnd"/>
      <w:r w:rsidRPr="00816391">
        <w:t xml:space="preserve"> </w:t>
      </w:r>
      <w:proofErr w:type="spellStart"/>
      <w:r w:rsidRPr="00816391">
        <w:t>toàn</w:t>
      </w:r>
      <w:proofErr w:type="spellEnd"/>
      <w:r w:rsidRPr="00816391">
        <w:t xml:space="preserve"> </w:t>
      </w:r>
      <w:proofErr w:type="spellStart"/>
      <w:r w:rsidRPr="00816391">
        <w:t>vẹn</w:t>
      </w:r>
      <w:proofErr w:type="spellEnd"/>
      <w:r w:rsidRPr="00816391">
        <w:t xml:space="preserve"> </w:t>
      </w:r>
      <w:proofErr w:type="spellStart"/>
      <w:r w:rsidRPr="00816391">
        <w:t>của</w:t>
      </w:r>
      <w:proofErr w:type="spellEnd"/>
      <w:r w:rsidRPr="00816391">
        <w:t xml:space="preserve"> </w:t>
      </w:r>
      <w:proofErr w:type="spellStart"/>
      <w:r w:rsidRPr="00816391">
        <w:t>hệ</w:t>
      </w:r>
      <w:proofErr w:type="spellEnd"/>
      <w:r w:rsidRPr="00816391">
        <w:t xml:space="preserve"> </w:t>
      </w:r>
      <w:proofErr w:type="spellStart"/>
      <w:r w:rsidRPr="00816391">
        <w:t>thống</w:t>
      </w:r>
      <w:proofErr w:type="spellEnd"/>
      <w:r w:rsidRPr="00816391">
        <w:t xml:space="preserve"> </w:t>
      </w:r>
      <w:proofErr w:type="spellStart"/>
      <w:r w:rsidRPr="00816391">
        <w:t>trước</w:t>
      </w:r>
      <w:proofErr w:type="spellEnd"/>
      <w:r w:rsidRPr="00816391">
        <w:t xml:space="preserve"> </w:t>
      </w:r>
      <w:proofErr w:type="spellStart"/>
      <w:r w:rsidRPr="00816391">
        <w:t>khi</w:t>
      </w:r>
      <w:proofErr w:type="spellEnd"/>
      <w:r w:rsidRPr="00816391">
        <w:t xml:space="preserve"> </w:t>
      </w:r>
      <w:proofErr w:type="spellStart"/>
      <w:r w:rsidRPr="00816391">
        <w:t>cài</w:t>
      </w:r>
      <w:proofErr w:type="spellEnd"/>
      <w:r w:rsidRPr="00816391">
        <w:t xml:space="preserve"> </w:t>
      </w:r>
      <w:proofErr w:type="spellStart"/>
      <w:r w:rsidRPr="00816391">
        <w:t>đặt</w:t>
      </w:r>
      <w:proofErr w:type="spellEnd"/>
      <w:r w:rsidRPr="00816391">
        <w:t xml:space="preserve"> (SSH connectivity, Disk space, Port availability).</w:t>
      </w:r>
    </w:p>
    <w:p w14:paraId="3375613D" w14:textId="5788B3B4" w:rsidR="00074B04" w:rsidRPr="00816391" w:rsidRDefault="00074B04" w:rsidP="00E42569">
      <w:pPr>
        <w:ind w:left="360"/>
        <w:rPr>
          <w:i/>
        </w:rPr>
      </w:pPr>
      <w:proofErr w:type="spellStart"/>
      <w:r w:rsidRPr="00816391">
        <w:rPr>
          <w:i/>
        </w:rPr>
        <w:t>kolla</w:t>
      </w:r>
      <w:proofErr w:type="spellEnd"/>
      <w:r w:rsidRPr="00816391">
        <w:rPr>
          <w:i/>
        </w:rPr>
        <w:t>-ansible prechecks -</w:t>
      </w:r>
      <w:proofErr w:type="spellStart"/>
      <w:proofErr w:type="gramStart"/>
      <w:r w:rsidRPr="00816391">
        <w:rPr>
          <w:i/>
        </w:rPr>
        <w:t>i</w:t>
      </w:r>
      <w:proofErr w:type="spellEnd"/>
      <w:r w:rsidRPr="00816391">
        <w:rPr>
          <w:i/>
        </w:rPr>
        <w:t xml:space="preserve"> .</w:t>
      </w:r>
      <w:proofErr w:type="gramEnd"/>
      <w:r w:rsidRPr="00816391">
        <w:rPr>
          <w:i/>
        </w:rPr>
        <w:t>/</w:t>
      </w:r>
      <w:r w:rsidR="00E42569">
        <w:rPr>
          <w:i/>
        </w:rPr>
        <w:t>multimode</w:t>
      </w:r>
    </w:p>
    <w:p w14:paraId="243F43C7" w14:textId="353CB606" w:rsidR="00074B04" w:rsidRPr="00816391" w:rsidRDefault="00074B04" w:rsidP="00E42569">
      <w:pPr>
        <w:pStyle w:val="ListParagraph"/>
        <w:numPr>
          <w:ilvl w:val="0"/>
          <w:numId w:val="14"/>
        </w:numPr>
      </w:pPr>
      <w:proofErr w:type="spellStart"/>
      <w:r w:rsidRPr="00816391">
        <w:t>Bước</w:t>
      </w:r>
      <w:proofErr w:type="spellEnd"/>
      <w:r w:rsidRPr="00816391">
        <w:t xml:space="preserve"> 3: </w:t>
      </w:r>
      <w:r w:rsidR="00A85D5A">
        <w:t>Deploy</w:t>
      </w:r>
      <w:r w:rsidR="00A85D5A">
        <w:rPr>
          <w:lang w:val="vi-VN"/>
        </w:rPr>
        <w:t>:</w:t>
      </w:r>
    </w:p>
    <w:p w14:paraId="2A17F280" w14:textId="03327605" w:rsidR="00074B04" w:rsidRPr="00816391" w:rsidRDefault="00074B04" w:rsidP="00E42569">
      <w:pPr>
        <w:ind w:left="360"/>
      </w:pPr>
      <w:proofErr w:type="spellStart"/>
      <w:r w:rsidRPr="00816391">
        <w:t>Tải</w:t>
      </w:r>
      <w:proofErr w:type="spellEnd"/>
      <w:r w:rsidRPr="00816391">
        <w:t xml:space="preserve"> (Pull) </w:t>
      </w:r>
      <w:proofErr w:type="spellStart"/>
      <w:r w:rsidRPr="00816391">
        <w:t>các</w:t>
      </w:r>
      <w:proofErr w:type="spellEnd"/>
      <w:r w:rsidRPr="00816391">
        <w:t xml:space="preserve"> Docker Image </w:t>
      </w:r>
      <w:proofErr w:type="spellStart"/>
      <w:r w:rsidRPr="00816391">
        <w:t>về</w:t>
      </w:r>
      <w:proofErr w:type="spellEnd"/>
      <w:r w:rsidRPr="00816391">
        <w:t xml:space="preserve"> </w:t>
      </w:r>
      <w:proofErr w:type="spellStart"/>
      <w:r w:rsidRPr="00816391">
        <w:t>và</w:t>
      </w:r>
      <w:proofErr w:type="spellEnd"/>
      <w:r w:rsidRPr="00816391">
        <w:t xml:space="preserve"> </w:t>
      </w:r>
      <w:proofErr w:type="spellStart"/>
      <w:r w:rsidRPr="00816391">
        <w:t>khởi</w:t>
      </w:r>
      <w:proofErr w:type="spellEnd"/>
      <w:r w:rsidRPr="00816391">
        <w:t xml:space="preserve"> </w:t>
      </w:r>
      <w:proofErr w:type="spellStart"/>
      <w:r w:rsidRPr="00816391">
        <w:t>chạy</w:t>
      </w:r>
      <w:proofErr w:type="spellEnd"/>
      <w:r w:rsidRPr="00816391">
        <w:t xml:space="preserve"> Container. </w:t>
      </w:r>
      <w:proofErr w:type="spellStart"/>
      <w:r w:rsidRPr="00816391">
        <w:t>Nhờ</w:t>
      </w:r>
      <w:proofErr w:type="spellEnd"/>
      <w:r w:rsidRPr="00816391">
        <w:t xml:space="preserve"> </w:t>
      </w:r>
      <w:proofErr w:type="spellStart"/>
      <w:r w:rsidRPr="00816391">
        <w:t>việc</w:t>
      </w:r>
      <w:proofErr w:type="spellEnd"/>
      <w:r w:rsidRPr="00816391">
        <w:t xml:space="preserve"> </w:t>
      </w:r>
      <w:proofErr w:type="spellStart"/>
      <w:r w:rsidRPr="00816391">
        <w:t>tối</w:t>
      </w:r>
      <w:proofErr w:type="spellEnd"/>
      <w:r w:rsidRPr="00816391">
        <w:t xml:space="preserve"> </w:t>
      </w:r>
      <w:proofErr w:type="spellStart"/>
      <w:r w:rsidRPr="00816391">
        <w:t>ưu</w:t>
      </w:r>
      <w:proofErr w:type="spellEnd"/>
      <w:r w:rsidRPr="00816391">
        <w:t xml:space="preserve"> </w:t>
      </w:r>
      <w:proofErr w:type="spellStart"/>
      <w:r w:rsidRPr="00816391">
        <w:t>hóa</w:t>
      </w:r>
      <w:proofErr w:type="spellEnd"/>
      <w:r w:rsidRPr="00816391">
        <w:t xml:space="preserve"> </w:t>
      </w:r>
      <w:proofErr w:type="spellStart"/>
      <w:r w:rsidRPr="00816391">
        <w:t>cấu</w:t>
      </w:r>
      <w:proofErr w:type="spellEnd"/>
      <w:r w:rsidRPr="00816391">
        <w:t xml:space="preserve"> </w:t>
      </w:r>
      <w:proofErr w:type="spellStart"/>
      <w:r w:rsidRPr="00816391">
        <w:t>hình</w:t>
      </w:r>
      <w:proofErr w:type="spellEnd"/>
      <w:r w:rsidRPr="00816391">
        <w:t xml:space="preserve"> </w:t>
      </w:r>
      <w:proofErr w:type="spellStart"/>
      <w:r w:rsidRPr="00816391">
        <w:t>trong</w:t>
      </w:r>
      <w:proofErr w:type="spellEnd"/>
      <w:r w:rsidRPr="00816391">
        <w:t xml:space="preserve"> </w:t>
      </w:r>
      <w:proofErr w:type="spellStart"/>
      <w:r w:rsidRPr="00816391">
        <w:t>globals.yml</w:t>
      </w:r>
      <w:proofErr w:type="spellEnd"/>
      <w:r w:rsidRPr="00816391">
        <w:t xml:space="preserve">, </w:t>
      </w:r>
      <w:proofErr w:type="spellStart"/>
      <w:r w:rsidRPr="00816391">
        <w:t>thời</w:t>
      </w:r>
      <w:proofErr w:type="spellEnd"/>
      <w:r w:rsidRPr="00816391">
        <w:t xml:space="preserve"> </w:t>
      </w:r>
      <w:proofErr w:type="spellStart"/>
      <w:r w:rsidRPr="00816391">
        <w:t>gian</w:t>
      </w:r>
      <w:proofErr w:type="spellEnd"/>
      <w:r w:rsidRPr="00816391">
        <w:t xml:space="preserve"> deploy </w:t>
      </w:r>
      <w:proofErr w:type="spellStart"/>
      <w:r w:rsidRPr="00816391">
        <w:t>được</w:t>
      </w:r>
      <w:proofErr w:type="spellEnd"/>
      <w:r w:rsidRPr="00816391">
        <w:t xml:space="preserve"> </w:t>
      </w:r>
      <w:proofErr w:type="spellStart"/>
      <w:r w:rsidRPr="00816391">
        <w:t>rút</w:t>
      </w:r>
      <w:proofErr w:type="spellEnd"/>
      <w:r w:rsidRPr="00816391">
        <w:t xml:space="preserve"> </w:t>
      </w:r>
      <w:proofErr w:type="spellStart"/>
      <w:r w:rsidRPr="00816391">
        <w:t>ngắn</w:t>
      </w:r>
      <w:proofErr w:type="spellEnd"/>
      <w:r w:rsidRPr="00816391">
        <w:t xml:space="preserve"> </w:t>
      </w:r>
      <w:proofErr w:type="spellStart"/>
      <w:r w:rsidRPr="00816391">
        <w:t>và</w:t>
      </w:r>
      <w:proofErr w:type="spellEnd"/>
      <w:r w:rsidRPr="00816391">
        <w:t xml:space="preserve"> </w:t>
      </w:r>
      <w:proofErr w:type="spellStart"/>
      <w:r w:rsidRPr="00816391">
        <w:t>giảm</w:t>
      </w:r>
      <w:proofErr w:type="spellEnd"/>
      <w:r w:rsidRPr="00816391">
        <w:t xml:space="preserve"> </w:t>
      </w:r>
      <w:proofErr w:type="spellStart"/>
      <w:r w:rsidRPr="00816391">
        <w:t>thiểu</w:t>
      </w:r>
      <w:proofErr w:type="spellEnd"/>
      <w:r w:rsidRPr="00816391">
        <w:t xml:space="preserve"> </w:t>
      </w:r>
      <w:proofErr w:type="spellStart"/>
      <w:r w:rsidRPr="00816391">
        <w:t>lỗi</w:t>
      </w:r>
      <w:proofErr w:type="spellEnd"/>
      <w:r w:rsidRPr="00816391">
        <w:t xml:space="preserve"> timeout do </w:t>
      </w:r>
      <w:proofErr w:type="spellStart"/>
      <w:r w:rsidRPr="00816391">
        <w:t>quá</w:t>
      </w:r>
      <w:proofErr w:type="spellEnd"/>
      <w:r w:rsidRPr="00816391">
        <w:t xml:space="preserve"> </w:t>
      </w:r>
      <w:proofErr w:type="spellStart"/>
      <w:r w:rsidRPr="00816391">
        <w:t>tải</w:t>
      </w:r>
      <w:proofErr w:type="spellEnd"/>
      <w:r w:rsidRPr="00816391">
        <w:t xml:space="preserve"> </w:t>
      </w:r>
      <w:proofErr w:type="spellStart"/>
      <w:r w:rsidRPr="00816391">
        <w:t>tài</w:t>
      </w:r>
      <w:proofErr w:type="spellEnd"/>
      <w:r w:rsidRPr="00816391">
        <w:t xml:space="preserve"> </w:t>
      </w:r>
      <w:proofErr w:type="spellStart"/>
      <w:r w:rsidRPr="00816391">
        <w:t>nguyên</w:t>
      </w:r>
      <w:proofErr w:type="spellEnd"/>
      <w:r w:rsidRPr="00816391">
        <w:t>.</w:t>
      </w:r>
    </w:p>
    <w:p w14:paraId="73BEDDBB" w14:textId="7BEA4CEB" w:rsidR="00074B04" w:rsidRPr="00816391" w:rsidRDefault="00074B04" w:rsidP="00E42569">
      <w:pPr>
        <w:ind w:left="360"/>
        <w:rPr>
          <w:i/>
          <w:iCs/>
        </w:rPr>
      </w:pPr>
      <w:proofErr w:type="spellStart"/>
      <w:r w:rsidRPr="00816391">
        <w:rPr>
          <w:i/>
          <w:iCs/>
        </w:rPr>
        <w:t>kolla</w:t>
      </w:r>
      <w:proofErr w:type="spellEnd"/>
      <w:r w:rsidRPr="00816391">
        <w:rPr>
          <w:i/>
          <w:iCs/>
        </w:rPr>
        <w:t>-ansible deploy -</w:t>
      </w:r>
      <w:proofErr w:type="spellStart"/>
      <w:proofErr w:type="gramStart"/>
      <w:r w:rsidRPr="00816391">
        <w:rPr>
          <w:i/>
          <w:iCs/>
        </w:rPr>
        <w:t>i</w:t>
      </w:r>
      <w:proofErr w:type="spellEnd"/>
      <w:r w:rsidRPr="00816391">
        <w:rPr>
          <w:i/>
          <w:iCs/>
        </w:rPr>
        <w:t xml:space="preserve"> .</w:t>
      </w:r>
      <w:proofErr w:type="gramEnd"/>
      <w:r w:rsidRPr="00816391">
        <w:rPr>
          <w:i/>
          <w:iCs/>
        </w:rPr>
        <w:t>/</w:t>
      </w:r>
      <w:proofErr w:type="spellStart"/>
      <w:r w:rsidRPr="00816391">
        <w:rPr>
          <w:i/>
        </w:rPr>
        <w:t>multinode</w:t>
      </w:r>
      <w:proofErr w:type="spellEnd"/>
    </w:p>
    <w:p w14:paraId="5021095B" w14:textId="06A15214" w:rsidR="00664067" w:rsidRPr="00100BD3" w:rsidRDefault="00932C30" w:rsidP="00E42569">
      <w:pPr>
        <w:jc w:val="center"/>
      </w:pPr>
      <w:r>
        <w:rPr>
          <w:noProof/>
        </w:rPr>
        <w:lastRenderedPageBreak/>
        <w:drawing>
          <wp:inline distT="0" distB="0" distL="0" distR="0" wp14:anchorId="41F320FA" wp14:editId="4ECE0781">
            <wp:extent cx="3147637" cy="1809560"/>
            <wp:effectExtent l="0" t="0" r="0" b="635"/>
            <wp:docPr id="268941987"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8823" cy="1827488"/>
                    </a:xfrm>
                    <a:prstGeom prst="rect">
                      <a:avLst/>
                    </a:prstGeom>
                    <a:noFill/>
                    <a:ln>
                      <a:noFill/>
                    </a:ln>
                  </pic:spPr>
                </pic:pic>
              </a:graphicData>
            </a:graphic>
          </wp:inline>
        </w:drawing>
      </w:r>
    </w:p>
    <w:p w14:paraId="2A415D8D" w14:textId="3474AE66" w:rsidR="00E42569" w:rsidRPr="00100BD3" w:rsidRDefault="00E42569" w:rsidP="00E42569">
      <w:pPr>
        <w:pStyle w:val="Caption"/>
      </w:pPr>
      <w:r>
        <w:rPr>
          <w:lang w:val="vi-VN"/>
        </w:rPr>
        <w:t xml:space="preserve">Hình </w:t>
      </w:r>
      <w:r w:rsidR="007F0BAE">
        <w:rPr>
          <w:lang w:val="vi-VN"/>
        </w:rPr>
        <w:t>11</w:t>
      </w:r>
      <w:r>
        <w:rPr>
          <w:lang w:val="vi-VN"/>
        </w:rPr>
        <w:t xml:space="preserve">. </w:t>
      </w:r>
      <w:r w:rsidR="00100BD3">
        <w:t xml:space="preserve">Deploy </w:t>
      </w:r>
      <w:proofErr w:type="spellStart"/>
      <w:r w:rsidR="00100BD3">
        <w:t>thành</w:t>
      </w:r>
      <w:proofErr w:type="spellEnd"/>
      <w:r w:rsidR="00100BD3">
        <w:t xml:space="preserve"> </w:t>
      </w:r>
      <w:proofErr w:type="spellStart"/>
      <w:r w:rsidR="00100BD3">
        <w:t>công</w:t>
      </w:r>
      <w:proofErr w:type="spellEnd"/>
    </w:p>
    <w:p w14:paraId="3BF04E53" w14:textId="70C3F67A" w:rsidR="00074B04" w:rsidRPr="00816391" w:rsidRDefault="00074B04" w:rsidP="00E42569">
      <w:pPr>
        <w:pStyle w:val="ListParagraph"/>
        <w:numPr>
          <w:ilvl w:val="0"/>
          <w:numId w:val="14"/>
        </w:numPr>
      </w:pPr>
      <w:proofErr w:type="spellStart"/>
      <w:r w:rsidRPr="00816391">
        <w:t>Bước</w:t>
      </w:r>
      <w:proofErr w:type="spellEnd"/>
      <w:r w:rsidRPr="00816391">
        <w:t xml:space="preserve"> 4: Post-</w:t>
      </w:r>
      <w:r w:rsidR="00A85D5A">
        <w:t>deploy</w:t>
      </w:r>
      <w:r w:rsidR="00A85D5A">
        <w:rPr>
          <w:lang w:val="vi-VN"/>
        </w:rPr>
        <w:t>:</w:t>
      </w:r>
    </w:p>
    <w:p w14:paraId="0CF9A77D" w14:textId="236B5F6F" w:rsidR="00074B04" w:rsidRPr="00816391" w:rsidRDefault="00074B04" w:rsidP="00E42569">
      <w:pPr>
        <w:ind w:left="360"/>
      </w:pPr>
      <w:proofErr w:type="spellStart"/>
      <w:r w:rsidRPr="00816391">
        <w:t>Tạo</w:t>
      </w:r>
      <w:proofErr w:type="spellEnd"/>
      <w:r w:rsidRPr="00816391">
        <w:t xml:space="preserve"> file </w:t>
      </w:r>
      <w:proofErr w:type="spellStart"/>
      <w:r w:rsidRPr="00816391">
        <w:t>xác</w:t>
      </w:r>
      <w:proofErr w:type="spellEnd"/>
      <w:r w:rsidRPr="00816391">
        <w:t xml:space="preserve"> </w:t>
      </w:r>
      <w:proofErr w:type="spellStart"/>
      <w:r w:rsidRPr="00816391">
        <w:t>thực</w:t>
      </w:r>
      <w:proofErr w:type="spellEnd"/>
      <w:r w:rsidRPr="00816391">
        <w:t xml:space="preserve"> admin-</w:t>
      </w:r>
      <w:proofErr w:type="spellStart"/>
      <w:r w:rsidRPr="00816391">
        <w:t>openrc</w:t>
      </w:r>
      <w:proofErr w:type="spellEnd"/>
      <w:r w:rsidRPr="00816391">
        <w:t xml:space="preserve"> </w:t>
      </w:r>
      <w:proofErr w:type="spellStart"/>
      <w:r w:rsidRPr="00816391">
        <w:t>tại</w:t>
      </w:r>
      <w:proofErr w:type="spellEnd"/>
      <w:r w:rsidRPr="00816391">
        <w:t xml:space="preserve"> </w:t>
      </w:r>
      <w:proofErr w:type="spellStart"/>
      <w:r w:rsidRPr="00816391">
        <w:t>thư</w:t>
      </w:r>
      <w:proofErr w:type="spellEnd"/>
      <w:r w:rsidRPr="00816391">
        <w:t xml:space="preserve"> </w:t>
      </w:r>
      <w:proofErr w:type="spellStart"/>
      <w:r w:rsidRPr="00816391">
        <w:t>mục</w:t>
      </w:r>
      <w:proofErr w:type="spellEnd"/>
      <w:r w:rsidRPr="00816391">
        <w:t xml:space="preserve"> /</w:t>
      </w:r>
      <w:proofErr w:type="spellStart"/>
      <w:r w:rsidRPr="00816391">
        <w:t>etc</w:t>
      </w:r>
      <w:proofErr w:type="spellEnd"/>
      <w:r w:rsidRPr="00816391">
        <w:t>/</w:t>
      </w:r>
      <w:proofErr w:type="spellStart"/>
      <w:r w:rsidRPr="00816391">
        <w:t>kolla</w:t>
      </w:r>
      <w:proofErr w:type="spellEnd"/>
      <w:r w:rsidRPr="00816391">
        <w:t xml:space="preserve">/ </w:t>
      </w:r>
      <w:proofErr w:type="spellStart"/>
      <w:r w:rsidRPr="00816391">
        <w:t>để</w:t>
      </w:r>
      <w:proofErr w:type="spellEnd"/>
      <w:r w:rsidRPr="00816391">
        <w:t xml:space="preserve"> </w:t>
      </w:r>
      <w:proofErr w:type="spellStart"/>
      <w:r w:rsidRPr="00816391">
        <w:t>sử</w:t>
      </w:r>
      <w:proofErr w:type="spellEnd"/>
      <w:r w:rsidRPr="00816391">
        <w:t xml:space="preserve"> </w:t>
      </w:r>
      <w:proofErr w:type="spellStart"/>
      <w:r w:rsidRPr="00816391">
        <w:t>dụng</w:t>
      </w:r>
      <w:proofErr w:type="spellEnd"/>
      <w:r w:rsidRPr="00816391">
        <w:t xml:space="preserve"> OpenStack CLI.</w:t>
      </w:r>
    </w:p>
    <w:p w14:paraId="38A95147" w14:textId="1DFF8D08" w:rsidR="003662F9" w:rsidRPr="00A75E72" w:rsidRDefault="00074B04" w:rsidP="00E42569">
      <w:pPr>
        <w:ind w:left="360"/>
      </w:pPr>
      <w:proofErr w:type="spellStart"/>
      <w:r w:rsidRPr="00816391">
        <w:rPr>
          <w:i/>
          <w:iCs/>
        </w:rPr>
        <w:t>kolla</w:t>
      </w:r>
      <w:proofErr w:type="spellEnd"/>
      <w:r w:rsidRPr="00816391">
        <w:rPr>
          <w:i/>
          <w:iCs/>
        </w:rPr>
        <w:t>-ansible post-deploy -</w:t>
      </w:r>
      <w:proofErr w:type="spellStart"/>
      <w:proofErr w:type="gramStart"/>
      <w:r w:rsidRPr="00816391">
        <w:rPr>
          <w:i/>
          <w:iCs/>
        </w:rPr>
        <w:t>i</w:t>
      </w:r>
      <w:proofErr w:type="spellEnd"/>
      <w:r w:rsidRPr="00816391">
        <w:rPr>
          <w:i/>
          <w:iCs/>
        </w:rPr>
        <w:t xml:space="preserve"> .</w:t>
      </w:r>
      <w:proofErr w:type="gramEnd"/>
      <w:r w:rsidRPr="00816391">
        <w:rPr>
          <w:i/>
          <w:iCs/>
        </w:rPr>
        <w:t>/</w:t>
      </w:r>
      <w:r>
        <w:rPr>
          <w:i/>
        </w:rPr>
        <w:t>multimode</w:t>
      </w:r>
      <w:r>
        <w:rPr>
          <w:lang w:val="vi-VN"/>
        </w:rPr>
        <w:br w:type="page"/>
      </w:r>
    </w:p>
    <w:p w14:paraId="165E0DBE" w14:textId="52ACBA20" w:rsidR="008954AB" w:rsidRDefault="008954AB" w:rsidP="008954AB">
      <w:pPr>
        <w:pStyle w:val="Heading1"/>
        <w:rPr>
          <w:lang w:val="vi-VN"/>
        </w:rPr>
      </w:pPr>
      <w:bookmarkStart w:id="35" w:name="_Toc214908481"/>
      <w:proofErr w:type="spellStart"/>
      <w:r>
        <w:lastRenderedPageBreak/>
        <w:t>Chương</w:t>
      </w:r>
      <w:proofErr w:type="spellEnd"/>
      <w:r>
        <w:rPr>
          <w:lang w:val="vi-VN"/>
        </w:rPr>
        <w:t xml:space="preserve"> IV. </w:t>
      </w:r>
      <w:r w:rsidRPr="008954AB">
        <w:rPr>
          <w:lang w:val="vi-VN"/>
        </w:rPr>
        <w:t xml:space="preserve">KẾT QUẢ VÀ KIỂM </w:t>
      </w:r>
      <w:r w:rsidR="007A5583">
        <w:rPr>
          <w:lang w:val="vi-VN"/>
        </w:rPr>
        <w:t>TRA.</w:t>
      </w:r>
      <w:bookmarkEnd w:id="35"/>
    </w:p>
    <w:p w14:paraId="7831B19E" w14:textId="77777777" w:rsidR="00CF7E5B" w:rsidRPr="002B151E" w:rsidRDefault="00CF7E5B" w:rsidP="00CF7E5B">
      <w:r w:rsidRPr="002B151E">
        <w:t xml:space="preserve">Sau </w:t>
      </w:r>
      <w:proofErr w:type="spellStart"/>
      <w:r w:rsidRPr="002B151E">
        <w:t>khi</w:t>
      </w:r>
      <w:proofErr w:type="spellEnd"/>
      <w:r w:rsidRPr="002B151E">
        <w:t xml:space="preserve"> </w:t>
      </w:r>
      <w:proofErr w:type="spellStart"/>
      <w:r w:rsidRPr="002B151E">
        <w:t>hoàn</w:t>
      </w:r>
      <w:proofErr w:type="spellEnd"/>
      <w:r w:rsidRPr="002B151E">
        <w:t xml:space="preserve"> </w:t>
      </w:r>
      <w:proofErr w:type="spellStart"/>
      <w:r w:rsidRPr="002B151E">
        <w:t>tất</w:t>
      </w:r>
      <w:proofErr w:type="spellEnd"/>
      <w:r w:rsidRPr="002B151E">
        <w:t xml:space="preserve"> </w:t>
      </w:r>
      <w:proofErr w:type="spellStart"/>
      <w:r w:rsidRPr="002B151E">
        <w:t>cài</w:t>
      </w:r>
      <w:proofErr w:type="spellEnd"/>
      <w:r w:rsidRPr="002B151E">
        <w:t xml:space="preserve"> </w:t>
      </w:r>
      <w:proofErr w:type="spellStart"/>
      <w:r w:rsidRPr="002B151E">
        <w:t>đặt</w:t>
      </w:r>
      <w:proofErr w:type="spellEnd"/>
      <w:r w:rsidRPr="002B151E">
        <w:t xml:space="preserve">, </w:t>
      </w:r>
      <w:proofErr w:type="spellStart"/>
      <w:r w:rsidRPr="002B151E">
        <w:t>hệ</w:t>
      </w:r>
      <w:proofErr w:type="spellEnd"/>
      <w:r w:rsidRPr="002B151E">
        <w:t xml:space="preserve"> </w:t>
      </w:r>
      <w:proofErr w:type="spellStart"/>
      <w:r w:rsidRPr="002B151E">
        <w:t>thống</w:t>
      </w:r>
      <w:proofErr w:type="spellEnd"/>
      <w:r w:rsidRPr="002B151E">
        <w:t xml:space="preserve"> </w:t>
      </w:r>
      <w:proofErr w:type="spellStart"/>
      <w:r w:rsidRPr="002B151E">
        <w:t>đã</w:t>
      </w:r>
      <w:proofErr w:type="spellEnd"/>
      <w:r w:rsidRPr="002B151E">
        <w:t xml:space="preserve"> </w:t>
      </w:r>
      <w:proofErr w:type="spellStart"/>
      <w:r w:rsidRPr="002B151E">
        <w:t>hoạt</w:t>
      </w:r>
      <w:proofErr w:type="spellEnd"/>
      <w:r w:rsidRPr="002B151E">
        <w:t xml:space="preserve"> </w:t>
      </w:r>
      <w:proofErr w:type="spellStart"/>
      <w:r w:rsidRPr="002B151E">
        <w:t>động</w:t>
      </w:r>
      <w:proofErr w:type="spellEnd"/>
      <w:r w:rsidRPr="002B151E">
        <w:t xml:space="preserve"> </w:t>
      </w:r>
      <w:proofErr w:type="spellStart"/>
      <w:r w:rsidRPr="002B151E">
        <w:t>ổn</w:t>
      </w:r>
      <w:proofErr w:type="spellEnd"/>
      <w:r w:rsidRPr="002B151E">
        <w:t xml:space="preserve"> </w:t>
      </w:r>
      <w:proofErr w:type="spellStart"/>
      <w:r w:rsidRPr="002B151E">
        <w:t>định</w:t>
      </w:r>
      <w:proofErr w:type="spellEnd"/>
      <w:r w:rsidRPr="002B151E">
        <w:t xml:space="preserve"> </w:t>
      </w:r>
      <w:proofErr w:type="spellStart"/>
      <w:r w:rsidRPr="002B151E">
        <w:t>với</w:t>
      </w:r>
      <w:proofErr w:type="spellEnd"/>
      <w:r w:rsidRPr="002B151E">
        <w:t xml:space="preserve"> </w:t>
      </w:r>
      <w:proofErr w:type="spellStart"/>
      <w:r w:rsidRPr="002B151E">
        <w:t>các</w:t>
      </w:r>
      <w:proofErr w:type="spellEnd"/>
      <w:r w:rsidRPr="002B151E">
        <w:t xml:space="preserve"> </w:t>
      </w:r>
      <w:proofErr w:type="spellStart"/>
      <w:r w:rsidRPr="002B151E">
        <w:t>kết</w:t>
      </w:r>
      <w:proofErr w:type="spellEnd"/>
      <w:r w:rsidRPr="002B151E">
        <w:t xml:space="preserve"> </w:t>
      </w:r>
      <w:proofErr w:type="spellStart"/>
      <w:r w:rsidRPr="002B151E">
        <w:t>quả</w:t>
      </w:r>
      <w:proofErr w:type="spellEnd"/>
      <w:r w:rsidRPr="002B151E">
        <w:t xml:space="preserve"> </w:t>
      </w:r>
      <w:proofErr w:type="spellStart"/>
      <w:r w:rsidRPr="002B151E">
        <w:t>sau</w:t>
      </w:r>
      <w:proofErr w:type="spellEnd"/>
      <w:r w:rsidRPr="002B151E">
        <w:t>:</w:t>
      </w:r>
    </w:p>
    <w:p w14:paraId="2577FDD3" w14:textId="77777777" w:rsidR="00CF7E5B" w:rsidRPr="002B151E" w:rsidRDefault="00CF7E5B" w:rsidP="00CF7E5B">
      <w:pPr>
        <w:numPr>
          <w:ilvl w:val="0"/>
          <w:numId w:val="19"/>
        </w:numPr>
      </w:pPr>
      <w:proofErr w:type="spellStart"/>
      <w:r w:rsidRPr="002B151E">
        <w:t>Trạng</w:t>
      </w:r>
      <w:proofErr w:type="spellEnd"/>
      <w:r w:rsidRPr="002B151E">
        <w:t xml:space="preserve"> </w:t>
      </w:r>
      <w:proofErr w:type="spellStart"/>
      <w:r w:rsidRPr="002B151E">
        <w:t>thái</w:t>
      </w:r>
      <w:proofErr w:type="spellEnd"/>
      <w:r w:rsidRPr="002B151E">
        <w:t xml:space="preserve"> Container: </w:t>
      </w:r>
      <w:proofErr w:type="spellStart"/>
      <w:r w:rsidRPr="002B151E">
        <w:t>Kiểm</w:t>
      </w:r>
      <w:proofErr w:type="spellEnd"/>
      <w:r w:rsidRPr="002B151E">
        <w:t xml:space="preserve"> </w:t>
      </w:r>
      <w:proofErr w:type="spellStart"/>
      <w:r w:rsidRPr="002B151E">
        <w:t>tra</w:t>
      </w:r>
      <w:proofErr w:type="spellEnd"/>
      <w:r w:rsidRPr="002B151E">
        <w:t xml:space="preserve"> </w:t>
      </w:r>
      <w:proofErr w:type="spellStart"/>
      <w:r w:rsidRPr="002B151E">
        <w:t>trên</w:t>
      </w:r>
      <w:proofErr w:type="spellEnd"/>
      <w:r w:rsidRPr="002B151E">
        <w:t xml:space="preserve"> node Controller </w:t>
      </w:r>
      <w:proofErr w:type="spellStart"/>
      <w:r w:rsidRPr="002B151E">
        <w:t>và</w:t>
      </w:r>
      <w:proofErr w:type="spellEnd"/>
      <w:r w:rsidRPr="002B151E">
        <w:t xml:space="preserve"> Compute </w:t>
      </w:r>
      <w:proofErr w:type="spellStart"/>
      <w:r w:rsidRPr="002B151E">
        <w:t>cho</w:t>
      </w:r>
      <w:proofErr w:type="spellEnd"/>
      <w:r w:rsidRPr="002B151E">
        <w:t xml:space="preserve"> </w:t>
      </w:r>
      <w:proofErr w:type="spellStart"/>
      <w:r w:rsidRPr="002B151E">
        <w:t>thấy</w:t>
      </w:r>
      <w:proofErr w:type="spellEnd"/>
      <w:r w:rsidRPr="002B151E">
        <w:t xml:space="preserve"> </w:t>
      </w:r>
      <w:proofErr w:type="spellStart"/>
      <w:r w:rsidRPr="002B151E">
        <w:t>các</w:t>
      </w:r>
      <w:proofErr w:type="spellEnd"/>
      <w:r w:rsidRPr="002B151E">
        <w:t xml:space="preserve"> container </w:t>
      </w:r>
      <w:proofErr w:type="spellStart"/>
      <w:r w:rsidRPr="002B151E">
        <w:t>quan</w:t>
      </w:r>
      <w:proofErr w:type="spellEnd"/>
      <w:r w:rsidRPr="002B151E">
        <w:t xml:space="preserve"> </w:t>
      </w:r>
      <w:proofErr w:type="spellStart"/>
      <w:r w:rsidRPr="002B151E">
        <w:t>trọng</w:t>
      </w:r>
      <w:proofErr w:type="spellEnd"/>
      <w:r w:rsidRPr="002B151E">
        <w:t xml:space="preserve"> (</w:t>
      </w:r>
      <w:proofErr w:type="spellStart"/>
      <w:r w:rsidRPr="002B151E">
        <w:t>nova_compute</w:t>
      </w:r>
      <w:proofErr w:type="spellEnd"/>
      <w:r w:rsidRPr="002B151E">
        <w:t xml:space="preserve">, </w:t>
      </w:r>
      <w:proofErr w:type="spellStart"/>
      <w:r w:rsidRPr="002B151E">
        <w:t>neutron_openvswitch_agent</w:t>
      </w:r>
      <w:proofErr w:type="spellEnd"/>
      <w:r w:rsidRPr="002B151E">
        <w:t xml:space="preserve">, horizon, keystone) </w:t>
      </w:r>
      <w:proofErr w:type="spellStart"/>
      <w:r w:rsidRPr="002B151E">
        <w:t>đều</w:t>
      </w:r>
      <w:proofErr w:type="spellEnd"/>
      <w:r w:rsidRPr="002B151E">
        <w:t xml:space="preserve"> ở </w:t>
      </w:r>
      <w:proofErr w:type="spellStart"/>
      <w:r w:rsidRPr="002B151E">
        <w:t>trạng</w:t>
      </w:r>
      <w:proofErr w:type="spellEnd"/>
      <w:r w:rsidRPr="002B151E">
        <w:t xml:space="preserve"> </w:t>
      </w:r>
      <w:proofErr w:type="spellStart"/>
      <w:r w:rsidRPr="002B151E">
        <w:t>thái</w:t>
      </w:r>
      <w:proofErr w:type="spellEnd"/>
      <w:r w:rsidRPr="002B151E">
        <w:t xml:space="preserve"> Up.</w:t>
      </w:r>
    </w:p>
    <w:p w14:paraId="07515236" w14:textId="75638AF5" w:rsidR="00CF7E5B" w:rsidRPr="002B151E" w:rsidRDefault="00CF7E5B" w:rsidP="00CF7E5B">
      <w:pPr>
        <w:numPr>
          <w:ilvl w:val="0"/>
          <w:numId w:val="19"/>
        </w:numPr>
      </w:pPr>
      <w:proofErr w:type="spellStart"/>
      <w:r w:rsidRPr="002B151E">
        <w:t>Truy</w:t>
      </w:r>
      <w:proofErr w:type="spellEnd"/>
      <w:r w:rsidRPr="002B151E">
        <w:t xml:space="preserve"> </w:t>
      </w:r>
      <w:proofErr w:type="spellStart"/>
      <w:r w:rsidRPr="002B151E">
        <w:t>cập</w:t>
      </w:r>
      <w:proofErr w:type="spellEnd"/>
      <w:r w:rsidRPr="002B151E">
        <w:t xml:space="preserve"> Dashboard: </w:t>
      </w:r>
      <w:proofErr w:type="spellStart"/>
      <w:r w:rsidRPr="002B151E">
        <w:t>Đã</w:t>
      </w:r>
      <w:proofErr w:type="spellEnd"/>
      <w:r w:rsidRPr="002B151E">
        <w:t xml:space="preserve"> </w:t>
      </w:r>
      <w:proofErr w:type="spellStart"/>
      <w:r w:rsidRPr="002B151E">
        <w:t>truy</w:t>
      </w:r>
      <w:proofErr w:type="spellEnd"/>
      <w:r w:rsidRPr="002B151E">
        <w:t xml:space="preserve"> </w:t>
      </w:r>
      <w:proofErr w:type="spellStart"/>
      <w:r w:rsidRPr="002B151E">
        <w:t>cập</w:t>
      </w:r>
      <w:proofErr w:type="spellEnd"/>
      <w:r w:rsidRPr="002B151E">
        <w:t xml:space="preserve"> </w:t>
      </w:r>
      <w:proofErr w:type="spellStart"/>
      <w:r w:rsidRPr="002B151E">
        <w:t>thành</w:t>
      </w:r>
      <w:proofErr w:type="spellEnd"/>
      <w:r w:rsidRPr="002B151E">
        <w:t xml:space="preserve"> </w:t>
      </w:r>
      <w:proofErr w:type="spellStart"/>
      <w:r w:rsidRPr="002B151E">
        <w:t>công</w:t>
      </w:r>
      <w:proofErr w:type="spellEnd"/>
      <w:r w:rsidRPr="002B151E">
        <w:t xml:space="preserve"> </w:t>
      </w:r>
      <w:proofErr w:type="spellStart"/>
      <w:r w:rsidRPr="002B151E">
        <w:t>giao</w:t>
      </w:r>
      <w:proofErr w:type="spellEnd"/>
      <w:r w:rsidRPr="002B151E">
        <w:t xml:space="preserve"> </w:t>
      </w:r>
      <w:proofErr w:type="spellStart"/>
      <w:r w:rsidRPr="002B151E">
        <w:t>diện</w:t>
      </w:r>
      <w:proofErr w:type="spellEnd"/>
      <w:r w:rsidRPr="002B151E">
        <w:t xml:space="preserve"> </w:t>
      </w:r>
      <w:proofErr w:type="spellStart"/>
      <w:r w:rsidRPr="002B151E">
        <w:t>quản</w:t>
      </w:r>
      <w:proofErr w:type="spellEnd"/>
      <w:r w:rsidRPr="002B151E">
        <w:t xml:space="preserve"> </w:t>
      </w:r>
      <w:proofErr w:type="spellStart"/>
      <w:r w:rsidRPr="002B151E">
        <w:t>trị</w:t>
      </w:r>
      <w:proofErr w:type="spellEnd"/>
      <w:r w:rsidRPr="002B151E">
        <w:t xml:space="preserve"> Horizon </w:t>
      </w:r>
      <w:proofErr w:type="spellStart"/>
      <w:r w:rsidRPr="002B151E">
        <w:t>thông</w:t>
      </w:r>
      <w:proofErr w:type="spellEnd"/>
      <w:r w:rsidRPr="002B151E">
        <w:t xml:space="preserve"> qua </w:t>
      </w:r>
      <w:proofErr w:type="spellStart"/>
      <w:r w:rsidRPr="002B151E">
        <w:t>địa</w:t>
      </w:r>
      <w:proofErr w:type="spellEnd"/>
      <w:r w:rsidRPr="002B151E">
        <w:t xml:space="preserve"> </w:t>
      </w:r>
      <w:proofErr w:type="spellStart"/>
      <w:r w:rsidRPr="002B151E">
        <w:t>chỉ</w:t>
      </w:r>
      <w:proofErr w:type="spellEnd"/>
      <w:r w:rsidRPr="002B151E">
        <w:t xml:space="preserve"> VIP: </w:t>
      </w:r>
      <w:hyperlink r:id="rId20" w:history="1">
        <w:r w:rsidR="00664067" w:rsidRPr="00614ADD">
          <w:rPr>
            <w:rStyle w:val="Hyperlink"/>
          </w:rPr>
          <w:t>http://10.32.213.100</w:t>
        </w:r>
      </w:hyperlink>
      <w:r w:rsidRPr="002B151E">
        <w:t>.</w:t>
      </w:r>
    </w:p>
    <w:p w14:paraId="034369EF" w14:textId="77777777" w:rsidR="00664067" w:rsidRPr="002B151E" w:rsidRDefault="00664067" w:rsidP="00664067">
      <w:r w:rsidRPr="002B151E">
        <w:t xml:space="preserve">Sau </w:t>
      </w:r>
      <w:proofErr w:type="spellStart"/>
      <w:r w:rsidRPr="002B151E">
        <w:t>khi</w:t>
      </w:r>
      <w:proofErr w:type="spellEnd"/>
      <w:r w:rsidRPr="002B151E">
        <w:t xml:space="preserve"> </w:t>
      </w:r>
      <w:proofErr w:type="spellStart"/>
      <w:r w:rsidRPr="002B151E">
        <w:t>hoàn</w:t>
      </w:r>
      <w:proofErr w:type="spellEnd"/>
      <w:r w:rsidRPr="002B151E">
        <w:t xml:space="preserve"> </w:t>
      </w:r>
      <w:proofErr w:type="spellStart"/>
      <w:r w:rsidRPr="002B151E">
        <w:t>tất</w:t>
      </w:r>
      <w:proofErr w:type="spellEnd"/>
      <w:r w:rsidRPr="002B151E">
        <w:t xml:space="preserve"> </w:t>
      </w:r>
      <w:proofErr w:type="spellStart"/>
      <w:r w:rsidRPr="002B151E">
        <w:t>cài</w:t>
      </w:r>
      <w:proofErr w:type="spellEnd"/>
      <w:r w:rsidRPr="002B151E">
        <w:t xml:space="preserve"> </w:t>
      </w:r>
      <w:proofErr w:type="spellStart"/>
      <w:r w:rsidRPr="002B151E">
        <w:t>đặt</w:t>
      </w:r>
      <w:proofErr w:type="spellEnd"/>
      <w:r w:rsidRPr="002B151E">
        <w:t xml:space="preserve">, </w:t>
      </w:r>
      <w:proofErr w:type="spellStart"/>
      <w:r w:rsidRPr="002B151E">
        <w:t>hệ</w:t>
      </w:r>
      <w:proofErr w:type="spellEnd"/>
      <w:r w:rsidRPr="002B151E">
        <w:t xml:space="preserve"> </w:t>
      </w:r>
      <w:proofErr w:type="spellStart"/>
      <w:r w:rsidRPr="002B151E">
        <w:t>thống</w:t>
      </w:r>
      <w:proofErr w:type="spellEnd"/>
      <w:r w:rsidRPr="002B151E">
        <w:t xml:space="preserve"> </w:t>
      </w:r>
      <w:proofErr w:type="spellStart"/>
      <w:r w:rsidRPr="002B151E">
        <w:t>đã</w:t>
      </w:r>
      <w:proofErr w:type="spellEnd"/>
      <w:r w:rsidRPr="002B151E">
        <w:t xml:space="preserve"> </w:t>
      </w:r>
      <w:proofErr w:type="spellStart"/>
      <w:r w:rsidRPr="002B151E">
        <w:t>hoạt</w:t>
      </w:r>
      <w:proofErr w:type="spellEnd"/>
      <w:r w:rsidRPr="002B151E">
        <w:t xml:space="preserve"> </w:t>
      </w:r>
      <w:proofErr w:type="spellStart"/>
      <w:r w:rsidRPr="002B151E">
        <w:t>động</w:t>
      </w:r>
      <w:proofErr w:type="spellEnd"/>
      <w:r w:rsidRPr="002B151E">
        <w:t xml:space="preserve"> </w:t>
      </w:r>
      <w:proofErr w:type="spellStart"/>
      <w:r w:rsidRPr="002B151E">
        <w:t>ổn</w:t>
      </w:r>
      <w:proofErr w:type="spellEnd"/>
      <w:r w:rsidRPr="002B151E">
        <w:t xml:space="preserve"> </w:t>
      </w:r>
      <w:proofErr w:type="spellStart"/>
      <w:r w:rsidRPr="002B151E">
        <w:t>định</w:t>
      </w:r>
      <w:proofErr w:type="spellEnd"/>
      <w:r w:rsidRPr="002B151E">
        <w:t xml:space="preserve"> </w:t>
      </w:r>
      <w:proofErr w:type="spellStart"/>
      <w:r w:rsidRPr="002B151E">
        <w:t>với</w:t>
      </w:r>
      <w:proofErr w:type="spellEnd"/>
      <w:r w:rsidRPr="002B151E">
        <w:t xml:space="preserve"> </w:t>
      </w:r>
      <w:proofErr w:type="spellStart"/>
      <w:r w:rsidRPr="002B151E">
        <w:t>các</w:t>
      </w:r>
      <w:proofErr w:type="spellEnd"/>
      <w:r w:rsidRPr="002B151E">
        <w:t xml:space="preserve"> </w:t>
      </w:r>
      <w:proofErr w:type="spellStart"/>
      <w:r w:rsidRPr="002B151E">
        <w:t>kết</w:t>
      </w:r>
      <w:proofErr w:type="spellEnd"/>
      <w:r w:rsidRPr="002B151E">
        <w:t xml:space="preserve"> </w:t>
      </w:r>
      <w:proofErr w:type="spellStart"/>
      <w:r w:rsidRPr="002B151E">
        <w:t>quả</w:t>
      </w:r>
      <w:proofErr w:type="spellEnd"/>
      <w:r w:rsidRPr="002B151E">
        <w:t xml:space="preserve"> </w:t>
      </w:r>
      <w:proofErr w:type="spellStart"/>
      <w:r w:rsidRPr="002B151E">
        <w:t>sau</w:t>
      </w:r>
      <w:proofErr w:type="spellEnd"/>
      <w:r w:rsidRPr="002B151E">
        <w:t>:</w:t>
      </w:r>
    </w:p>
    <w:p w14:paraId="79190B80" w14:textId="33D989CE" w:rsidR="00664067" w:rsidRPr="002B151E" w:rsidRDefault="00664067" w:rsidP="00664067">
      <w:pPr>
        <w:numPr>
          <w:ilvl w:val="0"/>
          <w:numId w:val="20"/>
        </w:numPr>
      </w:pPr>
      <w:proofErr w:type="spellStart"/>
      <w:r w:rsidRPr="002B151E">
        <w:t>Trạng</w:t>
      </w:r>
      <w:proofErr w:type="spellEnd"/>
      <w:r w:rsidRPr="002B151E">
        <w:t xml:space="preserve"> </w:t>
      </w:r>
      <w:proofErr w:type="spellStart"/>
      <w:r w:rsidRPr="002B151E">
        <w:t>thái</w:t>
      </w:r>
      <w:proofErr w:type="spellEnd"/>
      <w:r w:rsidRPr="002B151E">
        <w:t xml:space="preserve"> Container: </w:t>
      </w:r>
      <w:proofErr w:type="spellStart"/>
      <w:r w:rsidRPr="002B151E">
        <w:t>Kiểm</w:t>
      </w:r>
      <w:proofErr w:type="spellEnd"/>
      <w:r w:rsidRPr="002B151E">
        <w:t xml:space="preserve"> </w:t>
      </w:r>
      <w:proofErr w:type="spellStart"/>
      <w:r w:rsidRPr="002B151E">
        <w:t>tra</w:t>
      </w:r>
      <w:proofErr w:type="spellEnd"/>
      <w:r w:rsidRPr="002B151E">
        <w:t xml:space="preserve"> </w:t>
      </w:r>
      <w:proofErr w:type="spellStart"/>
      <w:r w:rsidRPr="002B151E">
        <w:t>trên</w:t>
      </w:r>
      <w:proofErr w:type="spellEnd"/>
      <w:r w:rsidRPr="002B151E">
        <w:t xml:space="preserve"> node Controller </w:t>
      </w:r>
      <w:proofErr w:type="spellStart"/>
      <w:r w:rsidRPr="002B151E">
        <w:t>và</w:t>
      </w:r>
      <w:proofErr w:type="spellEnd"/>
      <w:r w:rsidRPr="002B151E">
        <w:t xml:space="preserve"> Compute </w:t>
      </w:r>
      <w:proofErr w:type="spellStart"/>
      <w:r w:rsidRPr="002B151E">
        <w:t>cho</w:t>
      </w:r>
      <w:proofErr w:type="spellEnd"/>
      <w:r w:rsidRPr="002B151E">
        <w:t xml:space="preserve"> </w:t>
      </w:r>
      <w:proofErr w:type="spellStart"/>
      <w:r w:rsidRPr="002B151E">
        <w:t>thấy</w:t>
      </w:r>
      <w:proofErr w:type="spellEnd"/>
      <w:r w:rsidRPr="002B151E">
        <w:t xml:space="preserve"> </w:t>
      </w:r>
      <w:proofErr w:type="spellStart"/>
      <w:r w:rsidRPr="002B151E">
        <w:t>các</w:t>
      </w:r>
      <w:proofErr w:type="spellEnd"/>
      <w:r w:rsidRPr="002B151E">
        <w:t xml:space="preserve"> container </w:t>
      </w:r>
      <w:proofErr w:type="spellStart"/>
      <w:r w:rsidRPr="002B151E">
        <w:t>quan</w:t>
      </w:r>
      <w:proofErr w:type="spellEnd"/>
      <w:r w:rsidRPr="002B151E">
        <w:t xml:space="preserve"> </w:t>
      </w:r>
      <w:proofErr w:type="spellStart"/>
      <w:r w:rsidRPr="002B151E">
        <w:t>trọng</w:t>
      </w:r>
      <w:proofErr w:type="spellEnd"/>
      <w:r w:rsidRPr="002B151E">
        <w:t xml:space="preserve"> (</w:t>
      </w:r>
      <w:proofErr w:type="spellStart"/>
      <w:r w:rsidRPr="002B151E">
        <w:t>nova_compute</w:t>
      </w:r>
      <w:proofErr w:type="spellEnd"/>
      <w:r w:rsidRPr="002B151E">
        <w:t xml:space="preserve">, </w:t>
      </w:r>
      <w:proofErr w:type="spellStart"/>
      <w:r w:rsidRPr="002B151E">
        <w:t>neutron_openvswitch_agent</w:t>
      </w:r>
      <w:proofErr w:type="spellEnd"/>
      <w:r w:rsidRPr="002B151E">
        <w:t xml:space="preserve">, horizon, keystone) </w:t>
      </w:r>
      <w:proofErr w:type="spellStart"/>
      <w:r w:rsidRPr="002B151E">
        <w:t>đều</w:t>
      </w:r>
      <w:proofErr w:type="spellEnd"/>
      <w:r w:rsidRPr="002B151E">
        <w:t xml:space="preserve"> ở </w:t>
      </w:r>
      <w:proofErr w:type="spellStart"/>
      <w:r w:rsidRPr="002B151E">
        <w:t>trạng</w:t>
      </w:r>
      <w:proofErr w:type="spellEnd"/>
      <w:r w:rsidRPr="002B151E">
        <w:t xml:space="preserve"> </w:t>
      </w:r>
      <w:proofErr w:type="spellStart"/>
      <w:r w:rsidRPr="002B151E">
        <w:t>thái</w:t>
      </w:r>
      <w:proofErr w:type="spellEnd"/>
      <w:r w:rsidRPr="002B151E">
        <w:t xml:space="preserve"> Up.</w:t>
      </w:r>
    </w:p>
    <w:p w14:paraId="0C95392C" w14:textId="5947DEDE" w:rsidR="00983A35" w:rsidRDefault="00983A35" w:rsidP="00DD5A53">
      <w:pPr>
        <w:jc w:val="center"/>
        <w:rPr>
          <w:lang w:val="vi-VN"/>
        </w:rPr>
      </w:pPr>
      <w:r>
        <w:rPr>
          <w:noProof/>
        </w:rPr>
        <w:drawing>
          <wp:inline distT="0" distB="0" distL="0" distR="0" wp14:anchorId="15341DC9" wp14:editId="26C9F894">
            <wp:extent cx="4530388" cy="1335124"/>
            <wp:effectExtent l="0" t="0" r="3810" b="0"/>
            <wp:docPr id="772528119"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7784" cy="1349092"/>
                    </a:xfrm>
                    <a:prstGeom prst="rect">
                      <a:avLst/>
                    </a:prstGeom>
                    <a:noFill/>
                    <a:ln>
                      <a:noFill/>
                    </a:ln>
                  </pic:spPr>
                </pic:pic>
              </a:graphicData>
            </a:graphic>
          </wp:inline>
        </w:drawing>
      </w:r>
    </w:p>
    <w:p w14:paraId="63844F9C" w14:textId="79295994" w:rsidR="00F023D9" w:rsidRDefault="00F26F7B" w:rsidP="00F26F7B">
      <w:pPr>
        <w:pStyle w:val="Caption"/>
      </w:pPr>
      <w:proofErr w:type="spellStart"/>
      <w:r>
        <w:t>Hình</w:t>
      </w:r>
      <w:proofErr w:type="spellEnd"/>
      <w:r>
        <w:rPr>
          <w:lang w:val="vi-VN"/>
        </w:rPr>
        <w:t xml:space="preserve"> </w:t>
      </w:r>
      <w:r w:rsidR="007F0BAE">
        <w:rPr>
          <w:lang w:val="vi-VN"/>
        </w:rPr>
        <w:t>12</w:t>
      </w:r>
      <w:r>
        <w:rPr>
          <w:lang w:val="vi-VN"/>
        </w:rPr>
        <w:t xml:space="preserve">. </w:t>
      </w:r>
      <w:r w:rsidR="00CB731D">
        <w:t xml:space="preserve">Các service </w:t>
      </w:r>
      <w:proofErr w:type="spellStart"/>
      <w:r w:rsidR="00CB731D">
        <w:t>của</w:t>
      </w:r>
      <w:proofErr w:type="spellEnd"/>
      <w:r w:rsidR="00CB731D">
        <w:t xml:space="preserve"> </w:t>
      </w:r>
      <w:r w:rsidR="0058245D">
        <w:t>OpenStack</w:t>
      </w:r>
    </w:p>
    <w:p w14:paraId="0F655874" w14:textId="1CE815E3" w:rsidR="002B151E" w:rsidRPr="002B151E" w:rsidRDefault="009D467B" w:rsidP="00DD5A53">
      <w:pPr>
        <w:jc w:val="center"/>
        <w:rPr>
          <w:lang w:val="vi-VN"/>
        </w:rPr>
      </w:pPr>
      <w:r>
        <w:rPr>
          <w:noProof/>
        </w:rPr>
        <w:drawing>
          <wp:inline distT="0" distB="0" distL="0" distR="0" wp14:anchorId="7E67CE94" wp14:editId="75FDAC6F">
            <wp:extent cx="4537735" cy="1863156"/>
            <wp:effectExtent l="0" t="0" r="0" b="3810"/>
            <wp:docPr id="1826923743"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55673" cy="1870521"/>
                    </a:xfrm>
                    <a:prstGeom prst="rect">
                      <a:avLst/>
                    </a:prstGeom>
                    <a:noFill/>
                    <a:ln>
                      <a:noFill/>
                    </a:ln>
                  </pic:spPr>
                </pic:pic>
              </a:graphicData>
            </a:graphic>
          </wp:inline>
        </w:drawing>
      </w:r>
    </w:p>
    <w:p w14:paraId="31C7EDBA" w14:textId="69991292" w:rsidR="009D467B" w:rsidRDefault="00CB45AD" w:rsidP="00CB45AD">
      <w:pPr>
        <w:pStyle w:val="Caption"/>
      </w:pPr>
      <w:proofErr w:type="spellStart"/>
      <w:r>
        <w:t>Hình</w:t>
      </w:r>
      <w:proofErr w:type="spellEnd"/>
      <w:r>
        <w:rPr>
          <w:lang w:val="vi-VN"/>
        </w:rPr>
        <w:t xml:space="preserve"> </w:t>
      </w:r>
      <w:r w:rsidR="007F0BAE">
        <w:rPr>
          <w:lang w:val="vi-VN"/>
        </w:rPr>
        <w:t>13</w:t>
      </w:r>
      <w:r>
        <w:rPr>
          <w:lang w:val="vi-VN"/>
        </w:rPr>
        <w:t xml:space="preserve">. </w:t>
      </w:r>
      <w:r w:rsidR="003A12F9">
        <w:t xml:space="preserve">Danh </w:t>
      </w:r>
      <w:proofErr w:type="spellStart"/>
      <w:r w:rsidR="003A12F9">
        <w:t>sách</w:t>
      </w:r>
      <w:proofErr w:type="spellEnd"/>
      <w:r w:rsidR="009B43F6">
        <w:t xml:space="preserve"> </w:t>
      </w:r>
      <w:proofErr w:type="spellStart"/>
      <w:r w:rsidR="009B43F6">
        <w:t>dịch</w:t>
      </w:r>
      <w:proofErr w:type="spellEnd"/>
      <w:r w:rsidR="009B43F6">
        <w:t xml:space="preserve"> </w:t>
      </w:r>
      <w:proofErr w:type="spellStart"/>
      <w:r w:rsidR="009B43F6">
        <w:t>vụ</w:t>
      </w:r>
      <w:proofErr w:type="spellEnd"/>
      <w:r w:rsidR="009B43F6">
        <w:t xml:space="preserve"> network do neutron </w:t>
      </w:r>
      <w:proofErr w:type="spellStart"/>
      <w:r w:rsidR="00105E11">
        <w:t>quản</w:t>
      </w:r>
      <w:proofErr w:type="spellEnd"/>
      <w:r w:rsidR="00105E11">
        <w:t xml:space="preserve"> </w:t>
      </w:r>
      <w:proofErr w:type="spellStart"/>
      <w:r w:rsidR="00105E11">
        <w:t>lý</w:t>
      </w:r>
      <w:proofErr w:type="spellEnd"/>
    </w:p>
    <w:p w14:paraId="078C351B" w14:textId="7F92795C" w:rsidR="009D467B" w:rsidRDefault="00357215" w:rsidP="00CB45AD">
      <w:pPr>
        <w:jc w:val="center"/>
      </w:pPr>
      <w:r>
        <w:rPr>
          <w:noProof/>
        </w:rPr>
        <w:drawing>
          <wp:inline distT="0" distB="0" distL="0" distR="0" wp14:anchorId="2E15F8A2" wp14:editId="0CB0CEE4">
            <wp:extent cx="4575522" cy="1058970"/>
            <wp:effectExtent l="0" t="0" r="0" b="8255"/>
            <wp:docPr id="930557385"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27046" cy="1070895"/>
                    </a:xfrm>
                    <a:prstGeom prst="rect">
                      <a:avLst/>
                    </a:prstGeom>
                    <a:noFill/>
                    <a:ln>
                      <a:noFill/>
                    </a:ln>
                  </pic:spPr>
                </pic:pic>
              </a:graphicData>
            </a:graphic>
          </wp:inline>
        </w:drawing>
      </w:r>
    </w:p>
    <w:p w14:paraId="5A9BB180" w14:textId="1E7ACBE2" w:rsidR="00357215" w:rsidRDefault="00CB45AD" w:rsidP="00CB45AD">
      <w:pPr>
        <w:pStyle w:val="Caption"/>
      </w:pPr>
      <w:proofErr w:type="spellStart"/>
      <w:r>
        <w:t>Hình</w:t>
      </w:r>
      <w:proofErr w:type="spellEnd"/>
      <w:r>
        <w:rPr>
          <w:lang w:val="vi-VN"/>
        </w:rPr>
        <w:t xml:space="preserve"> </w:t>
      </w:r>
      <w:r w:rsidR="007F0BAE">
        <w:rPr>
          <w:lang w:val="vi-VN"/>
        </w:rPr>
        <w:t>14</w:t>
      </w:r>
      <w:r>
        <w:rPr>
          <w:lang w:val="vi-VN"/>
        </w:rPr>
        <w:t xml:space="preserve">. </w:t>
      </w:r>
      <w:r w:rsidR="003A12F9">
        <w:t xml:space="preserve">Danh </w:t>
      </w:r>
      <w:proofErr w:type="spellStart"/>
      <w:r w:rsidR="003A12F9">
        <w:t>s</w:t>
      </w:r>
      <w:r w:rsidR="007625E4">
        <w:t>ách</w:t>
      </w:r>
      <w:proofErr w:type="spellEnd"/>
      <w:r w:rsidR="007625E4">
        <w:t xml:space="preserve"> </w:t>
      </w:r>
      <w:proofErr w:type="spellStart"/>
      <w:r w:rsidR="007625E4">
        <w:t>các</w:t>
      </w:r>
      <w:proofErr w:type="spellEnd"/>
      <w:r w:rsidR="007625E4">
        <w:t xml:space="preserve"> </w:t>
      </w:r>
      <w:proofErr w:type="spellStart"/>
      <w:r w:rsidR="007625E4">
        <w:t>dịch</w:t>
      </w:r>
      <w:proofErr w:type="spellEnd"/>
      <w:r w:rsidR="007625E4">
        <w:t xml:space="preserve"> </w:t>
      </w:r>
      <w:proofErr w:type="spellStart"/>
      <w:r w:rsidR="007625E4">
        <w:t>vụ</w:t>
      </w:r>
      <w:proofErr w:type="spellEnd"/>
      <w:r w:rsidR="007625E4">
        <w:t xml:space="preserve"> </w:t>
      </w:r>
      <w:r w:rsidR="00C22308">
        <w:t xml:space="preserve">nova </w:t>
      </w:r>
      <w:proofErr w:type="spellStart"/>
      <w:r w:rsidR="00C22308">
        <w:t>quản</w:t>
      </w:r>
      <w:proofErr w:type="spellEnd"/>
      <w:r w:rsidR="00C22308">
        <w:t xml:space="preserve"> </w:t>
      </w:r>
      <w:proofErr w:type="spellStart"/>
      <w:r w:rsidR="00C22308">
        <w:t>lý</w:t>
      </w:r>
      <w:proofErr w:type="spellEnd"/>
    </w:p>
    <w:p w14:paraId="541E3E3E" w14:textId="6B7AEEB8" w:rsidR="009658C4" w:rsidRDefault="009658C4" w:rsidP="00CB45AD">
      <w:pPr>
        <w:jc w:val="center"/>
        <w:rPr>
          <w:lang w:val="vi-VN"/>
        </w:rPr>
      </w:pPr>
      <w:r>
        <w:rPr>
          <w:noProof/>
        </w:rPr>
        <w:lastRenderedPageBreak/>
        <w:drawing>
          <wp:inline distT="0" distB="0" distL="0" distR="0" wp14:anchorId="4B95EEF7" wp14:editId="627E736F">
            <wp:extent cx="4196299" cy="1276184"/>
            <wp:effectExtent l="0" t="0" r="0" b="635"/>
            <wp:docPr id="905922797"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hông có mô tả."/>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7425" cy="1294774"/>
                    </a:xfrm>
                    <a:prstGeom prst="rect">
                      <a:avLst/>
                    </a:prstGeom>
                    <a:noFill/>
                    <a:ln>
                      <a:noFill/>
                    </a:ln>
                  </pic:spPr>
                </pic:pic>
              </a:graphicData>
            </a:graphic>
          </wp:inline>
        </w:drawing>
      </w:r>
    </w:p>
    <w:p w14:paraId="41639FAD" w14:textId="147B7CDC" w:rsidR="00F26F7B" w:rsidRDefault="00CB45AD" w:rsidP="00CB45AD">
      <w:pPr>
        <w:pStyle w:val="Caption"/>
      </w:pPr>
      <w:proofErr w:type="spellStart"/>
      <w:r>
        <w:t>Hình</w:t>
      </w:r>
      <w:proofErr w:type="spellEnd"/>
      <w:r>
        <w:rPr>
          <w:lang w:val="vi-VN"/>
        </w:rPr>
        <w:t xml:space="preserve"> </w:t>
      </w:r>
      <w:r w:rsidR="007F0BAE">
        <w:rPr>
          <w:lang w:val="vi-VN"/>
        </w:rPr>
        <w:t>15</w:t>
      </w:r>
      <w:r>
        <w:rPr>
          <w:lang w:val="vi-VN"/>
        </w:rPr>
        <w:t xml:space="preserve">. </w:t>
      </w:r>
      <w:r w:rsidR="00C22308">
        <w:t xml:space="preserve">Danh </w:t>
      </w:r>
      <w:proofErr w:type="spellStart"/>
      <w:r w:rsidR="00C22308">
        <w:t>sách</w:t>
      </w:r>
      <w:proofErr w:type="spellEnd"/>
      <w:r w:rsidR="00C22308">
        <w:t xml:space="preserve"> </w:t>
      </w:r>
      <w:proofErr w:type="spellStart"/>
      <w:r w:rsidR="00C22308">
        <w:t>các</w:t>
      </w:r>
      <w:proofErr w:type="spellEnd"/>
      <w:r w:rsidR="00C22308">
        <w:t xml:space="preserve"> </w:t>
      </w:r>
      <w:r w:rsidR="00F54C7B">
        <w:t>flavors</w:t>
      </w:r>
      <w:r w:rsidR="00C22308">
        <w:t xml:space="preserve"> </w:t>
      </w:r>
      <w:r w:rsidR="0078460E">
        <w:t xml:space="preserve">do nova </w:t>
      </w:r>
      <w:proofErr w:type="spellStart"/>
      <w:r w:rsidR="0078460E">
        <w:t>cung</w:t>
      </w:r>
      <w:proofErr w:type="spellEnd"/>
      <w:r w:rsidR="0078460E">
        <w:t xml:space="preserve"> </w:t>
      </w:r>
      <w:proofErr w:type="spellStart"/>
      <w:r w:rsidR="0078460E">
        <w:t>cấp</w:t>
      </w:r>
      <w:proofErr w:type="spellEnd"/>
    </w:p>
    <w:p w14:paraId="30CFE1D4" w14:textId="7C1B0F1F" w:rsidR="005014C2" w:rsidRPr="005014C2" w:rsidRDefault="005014C2" w:rsidP="005014C2">
      <w:pPr>
        <w:jc w:val="center"/>
      </w:pPr>
      <w:r>
        <w:rPr>
          <w:noProof/>
        </w:rPr>
        <w:drawing>
          <wp:inline distT="0" distB="0" distL="0" distR="0" wp14:anchorId="33D6F167" wp14:editId="21E74A59">
            <wp:extent cx="4162351" cy="1804946"/>
            <wp:effectExtent l="0" t="0" r="0" b="5080"/>
            <wp:docPr id="306565903" name="Picture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ông có mô tả."/>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5744" cy="1823763"/>
                    </a:xfrm>
                    <a:prstGeom prst="rect">
                      <a:avLst/>
                    </a:prstGeom>
                    <a:noFill/>
                    <a:ln>
                      <a:noFill/>
                    </a:ln>
                  </pic:spPr>
                </pic:pic>
              </a:graphicData>
            </a:graphic>
          </wp:inline>
        </w:drawing>
      </w:r>
    </w:p>
    <w:p w14:paraId="50828071" w14:textId="6B3DA4E0" w:rsidR="006B762C" w:rsidRPr="005014C2" w:rsidRDefault="006B762C" w:rsidP="006B762C">
      <w:pPr>
        <w:pStyle w:val="Caption"/>
      </w:pPr>
      <w:proofErr w:type="spellStart"/>
      <w:r>
        <w:t>Hình</w:t>
      </w:r>
      <w:proofErr w:type="spellEnd"/>
      <w:r>
        <w:rPr>
          <w:lang w:val="vi-VN"/>
        </w:rPr>
        <w:t xml:space="preserve"> </w:t>
      </w:r>
      <w:r w:rsidR="007F0BAE">
        <w:rPr>
          <w:lang w:val="vi-VN"/>
        </w:rPr>
        <w:t>16</w:t>
      </w:r>
      <w:r>
        <w:rPr>
          <w:lang w:val="vi-VN"/>
        </w:rPr>
        <w:t xml:space="preserve">. </w:t>
      </w:r>
      <w:r>
        <w:t xml:space="preserve">Danh </w:t>
      </w:r>
      <w:proofErr w:type="spellStart"/>
      <w:r>
        <w:t>sách</w:t>
      </w:r>
      <w:proofErr w:type="spellEnd"/>
      <w:r>
        <w:t xml:space="preserve"> endpoint (API Access)</w:t>
      </w:r>
    </w:p>
    <w:p w14:paraId="45E8E03D" w14:textId="724230CF" w:rsidR="00A43E96" w:rsidRPr="00CB45AD" w:rsidRDefault="00664067" w:rsidP="002126AD">
      <w:pPr>
        <w:numPr>
          <w:ilvl w:val="0"/>
          <w:numId w:val="20"/>
        </w:numPr>
      </w:pPr>
      <w:proofErr w:type="spellStart"/>
      <w:r w:rsidRPr="00CB45AD">
        <w:t>Truy</w:t>
      </w:r>
      <w:proofErr w:type="spellEnd"/>
      <w:r w:rsidRPr="00CB45AD">
        <w:t xml:space="preserve"> </w:t>
      </w:r>
      <w:proofErr w:type="spellStart"/>
      <w:r w:rsidRPr="00CB45AD">
        <w:t>cập</w:t>
      </w:r>
      <w:proofErr w:type="spellEnd"/>
      <w:r w:rsidRPr="00CB45AD">
        <w:t xml:space="preserve"> Dashboard: </w:t>
      </w:r>
      <w:proofErr w:type="spellStart"/>
      <w:r w:rsidRPr="00CB45AD">
        <w:t>Đã</w:t>
      </w:r>
      <w:proofErr w:type="spellEnd"/>
      <w:r w:rsidRPr="00CB45AD">
        <w:t xml:space="preserve"> </w:t>
      </w:r>
      <w:proofErr w:type="spellStart"/>
      <w:r w:rsidRPr="00CB45AD">
        <w:t>truy</w:t>
      </w:r>
      <w:proofErr w:type="spellEnd"/>
      <w:r w:rsidRPr="00CB45AD">
        <w:t xml:space="preserve"> </w:t>
      </w:r>
      <w:proofErr w:type="spellStart"/>
      <w:r w:rsidRPr="00CB45AD">
        <w:t>cập</w:t>
      </w:r>
      <w:proofErr w:type="spellEnd"/>
      <w:r w:rsidRPr="00CB45AD">
        <w:t xml:space="preserve"> </w:t>
      </w:r>
      <w:proofErr w:type="spellStart"/>
      <w:r w:rsidRPr="00CB45AD">
        <w:t>thành</w:t>
      </w:r>
      <w:proofErr w:type="spellEnd"/>
      <w:r w:rsidRPr="00CB45AD">
        <w:t xml:space="preserve"> </w:t>
      </w:r>
      <w:proofErr w:type="spellStart"/>
      <w:r w:rsidRPr="00CB45AD">
        <w:t>công</w:t>
      </w:r>
      <w:proofErr w:type="spellEnd"/>
      <w:r w:rsidRPr="00CB45AD">
        <w:t xml:space="preserve"> </w:t>
      </w:r>
      <w:proofErr w:type="spellStart"/>
      <w:r w:rsidRPr="00CB45AD">
        <w:t>giao</w:t>
      </w:r>
      <w:proofErr w:type="spellEnd"/>
      <w:r w:rsidRPr="00CB45AD">
        <w:t xml:space="preserve"> </w:t>
      </w:r>
      <w:proofErr w:type="spellStart"/>
      <w:r w:rsidRPr="00CB45AD">
        <w:t>diện</w:t>
      </w:r>
      <w:proofErr w:type="spellEnd"/>
      <w:r w:rsidRPr="00CB45AD">
        <w:t xml:space="preserve"> </w:t>
      </w:r>
      <w:proofErr w:type="spellStart"/>
      <w:r w:rsidRPr="00CB45AD">
        <w:t>quản</w:t>
      </w:r>
      <w:proofErr w:type="spellEnd"/>
      <w:r w:rsidRPr="00CB45AD">
        <w:t xml:space="preserve"> </w:t>
      </w:r>
      <w:proofErr w:type="spellStart"/>
      <w:r w:rsidRPr="00CB45AD">
        <w:t>trị</w:t>
      </w:r>
      <w:proofErr w:type="spellEnd"/>
      <w:r w:rsidRPr="00CB45AD">
        <w:t xml:space="preserve"> Horizon </w:t>
      </w:r>
      <w:proofErr w:type="spellStart"/>
      <w:r w:rsidRPr="00CB45AD">
        <w:t>thông</w:t>
      </w:r>
      <w:proofErr w:type="spellEnd"/>
      <w:r w:rsidRPr="00CB45AD">
        <w:t xml:space="preserve"> qua </w:t>
      </w:r>
      <w:proofErr w:type="spellStart"/>
      <w:r w:rsidRPr="00CB45AD">
        <w:t>địa</w:t>
      </w:r>
      <w:proofErr w:type="spellEnd"/>
      <w:r w:rsidRPr="00CB45AD">
        <w:t xml:space="preserve"> </w:t>
      </w:r>
      <w:proofErr w:type="spellStart"/>
      <w:r w:rsidRPr="00CB45AD">
        <w:t>chỉ</w:t>
      </w:r>
      <w:proofErr w:type="spellEnd"/>
      <w:r w:rsidRPr="00CB45AD">
        <w:t xml:space="preserve"> VIP: </w:t>
      </w:r>
      <w:hyperlink r:id="rId26" w:history="1">
        <w:r w:rsidR="00A43E96" w:rsidRPr="00B438F2">
          <w:rPr>
            <w:rStyle w:val="Hyperlink"/>
          </w:rPr>
          <w:t>http://10.32.213.100</w:t>
        </w:r>
      </w:hyperlink>
      <w:r w:rsidRPr="00CB45AD">
        <w:t>.</w:t>
      </w:r>
    </w:p>
    <w:p w14:paraId="0B2467F2" w14:textId="3D6CF10D" w:rsidR="00A43E96" w:rsidRDefault="00A43E96" w:rsidP="002126AD">
      <w:pPr>
        <w:jc w:val="center"/>
        <w:rPr>
          <w:lang w:val="vi-VN"/>
        </w:rPr>
      </w:pPr>
      <w:r w:rsidRPr="00560BEA">
        <w:rPr>
          <w:b/>
          <w:bCs/>
          <w:noProof/>
        </w:rPr>
        <w:drawing>
          <wp:inline distT="0" distB="0" distL="0" distR="0" wp14:anchorId="176842A3" wp14:editId="688A6F93">
            <wp:extent cx="3750659" cy="1355698"/>
            <wp:effectExtent l="0" t="0" r="2540" b="0"/>
            <wp:docPr id="953089692"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hông có mô tả."/>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6205"/>
                    <a:stretch>
                      <a:fillRect/>
                    </a:stretch>
                  </pic:blipFill>
                  <pic:spPr bwMode="auto">
                    <a:xfrm>
                      <a:off x="0" y="0"/>
                      <a:ext cx="3840824" cy="1388289"/>
                    </a:xfrm>
                    <a:prstGeom prst="rect">
                      <a:avLst/>
                    </a:prstGeom>
                    <a:noFill/>
                    <a:ln>
                      <a:noFill/>
                    </a:ln>
                    <a:extLst>
                      <a:ext uri="{53640926-AAD7-44D8-BBD7-CCE9431645EC}">
                        <a14:shadowObscured xmlns:a14="http://schemas.microsoft.com/office/drawing/2010/main"/>
                      </a:ext>
                    </a:extLst>
                  </pic:spPr>
                </pic:pic>
              </a:graphicData>
            </a:graphic>
          </wp:inline>
        </w:drawing>
      </w:r>
    </w:p>
    <w:p w14:paraId="2D9BFB7A" w14:textId="3B01E1D0" w:rsidR="00F907D4" w:rsidRPr="00AE7568" w:rsidRDefault="00F907D4" w:rsidP="00F907D4">
      <w:pPr>
        <w:pStyle w:val="Caption"/>
      </w:pPr>
      <w:r>
        <w:rPr>
          <w:lang w:val="vi-VN"/>
        </w:rPr>
        <w:t xml:space="preserve">Hình </w:t>
      </w:r>
      <w:r w:rsidR="007F0BAE">
        <w:rPr>
          <w:lang w:val="vi-VN"/>
        </w:rPr>
        <w:t>17</w:t>
      </w:r>
      <w:r>
        <w:rPr>
          <w:lang w:val="vi-VN"/>
        </w:rPr>
        <w:t xml:space="preserve">. </w:t>
      </w:r>
      <w:r w:rsidR="00AE7568">
        <w:t xml:space="preserve">Giao </w:t>
      </w:r>
      <w:proofErr w:type="spellStart"/>
      <w:r w:rsidR="00AE7568">
        <w:t>diện</w:t>
      </w:r>
      <w:proofErr w:type="spellEnd"/>
      <w:r w:rsidR="00AE7568">
        <w:t xml:space="preserve"> </w:t>
      </w:r>
      <w:proofErr w:type="spellStart"/>
      <w:r w:rsidR="00AE7568">
        <w:t>đăng</w:t>
      </w:r>
      <w:proofErr w:type="spellEnd"/>
      <w:r w:rsidR="00AE7568">
        <w:t xml:space="preserve"> </w:t>
      </w:r>
      <w:proofErr w:type="spellStart"/>
      <w:r w:rsidR="00AE7568">
        <w:t>nhập</w:t>
      </w:r>
      <w:proofErr w:type="spellEnd"/>
      <w:r w:rsidR="00AE7568">
        <w:t xml:space="preserve"> </w:t>
      </w:r>
      <w:r w:rsidR="0058245D">
        <w:t>OpenStack</w:t>
      </w:r>
    </w:p>
    <w:p w14:paraId="3ABCA9E4" w14:textId="6C729E95" w:rsidR="00664067" w:rsidRPr="00C83D86" w:rsidRDefault="00C83D86" w:rsidP="00C83D86">
      <w:pPr>
        <w:jc w:val="center"/>
        <w:rPr>
          <w:lang w:val="vi-VN"/>
        </w:rPr>
      </w:pPr>
      <w:r w:rsidRPr="00C83D86">
        <w:rPr>
          <w:noProof/>
        </w:rPr>
        <w:drawing>
          <wp:inline distT="0" distB="0" distL="0" distR="0" wp14:anchorId="2A5E3ACF" wp14:editId="1FDFD210">
            <wp:extent cx="3729637" cy="2194560"/>
            <wp:effectExtent l="0" t="0" r="4445" b="0"/>
            <wp:docPr id="966917911"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7911" name="Picture 2" descr="A screenshot of a web pag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70918" cy="2218850"/>
                    </a:xfrm>
                    <a:prstGeom prst="rect">
                      <a:avLst/>
                    </a:prstGeom>
                    <a:noFill/>
                    <a:ln>
                      <a:noFill/>
                    </a:ln>
                  </pic:spPr>
                </pic:pic>
              </a:graphicData>
            </a:graphic>
          </wp:inline>
        </w:drawing>
      </w:r>
    </w:p>
    <w:p w14:paraId="4BC5A65D" w14:textId="17AB6F66" w:rsidR="008954AB" w:rsidRPr="00F907D4" w:rsidRDefault="00F907D4" w:rsidP="00F907D4">
      <w:pPr>
        <w:pStyle w:val="Caption"/>
        <w:rPr>
          <w:lang w:val="vi-VN"/>
        </w:rPr>
      </w:pPr>
      <w:r>
        <w:rPr>
          <w:lang w:val="vi-VN"/>
        </w:rPr>
        <w:t xml:space="preserve">Hình </w:t>
      </w:r>
      <w:r w:rsidR="007F0BAE">
        <w:rPr>
          <w:lang w:val="vi-VN"/>
        </w:rPr>
        <w:t>18</w:t>
      </w:r>
      <w:r>
        <w:rPr>
          <w:lang w:val="vi-VN"/>
        </w:rPr>
        <w:t>.</w:t>
      </w:r>
      <w:r w:rsidR="00B10C74">
        <w:t xml:space="preserve"> Giao </w:t>
      </w:r>
      <w:proofErr w:type="spellStart"/>
      <w:r w:rsidR="00B10C74">
        <w:t>diện</w:t>
      </w:r>
      <w:proofErr w:type="spellEnd"/>
      <w:r w:rsidR="00B10C74">
        <w:t xml:space="preserve"> Dashboard </w:t>
      </w:r>
      <w:r w:rsidR="0058245D">
        <w:t>OpenStack</w:t>
      </w:r>
      <w:r w:rsidR="008954AB">
        <w:rPr>
          <w:lang w:val="vi-VN"/>
        </w:rPr>
        <w:br w:type="page"/>
      </w:r>
    </w:p>
    <w:p w14:paraId="24E76444" w14:textId="77777777" w:rsidR="008E0CC6" w:rsidRDefault="00106BF4" w:rsidP="008E0CC6">
      <w:pPr>
        <w:pStyle w:val="Heading1"/>
      </w:pPr>
      <w:bookmarkStart w:id="36" w:name="_Toc214908482"/>
      <w:proofErr w:type="spellStart"/>
      <w:r>
        <w:lastRenderedPageBreak/>
        <w:t>Chương</w:t>
      </w:r>
      <w:proofErr w:type="spellEnd"/>
      <w:r>
        <w:rPr>
          <w:lang w:val="vi-VN"/>
        </w:rPr>
        <w:t xml:space="preserve"> </w:t>
      </w:r>
      <w:r w:rsidR="00B47CA2">
        <w:rPr>
          <w:lang w:val="vi-VN"/>
        </w:rPr>
        <w:t>V.</w:t>
      </w:r>
      <w:r w:rsidR="007A5583">
        <w:rPr>
          <w:lang w:val="vi-VN"/>
        </w:rPr>
        <w:t xml:space="preserve"> </w:t>
      </w:r>
      <w:r w:rsidR="00B47CA2" w:rsidRPr="00B47CA2">
        <w:rPr>
          <w:lang w:val="vi-VN"/>
        </w:rPr>
        <w:t>ĐÁNH GIÁ</w:t>
      </w:r>
      <w:r w:rsidR="007A5583">
        <w:rPr>
          <w:lang w:val="vi-VN"/>
        </w:rPr>
        <w:t xml:space="preserve"> VÀ KẾT LUẬN.</w:t>
      </w:r>
      <w:bookmarkEnd w:id="36"/>
    </w:p>
    <w:p w14:paraId="440E3907" w14:textId="30C9FB30" w:rsidR="0041495D" w:rsidRPr="00837B5D" w:rsidRDefault="0041495D" w:rsidP="00A34E1C">
      <w:pPr>
        <w:pStyle w:val="Heading2"/>
        <w:rPr>
          <w:lang w:val="vi-VN"/>
        </w:rPr>
      </w:pPr>
      <w:bookmarkStart w:id="37" w:name="_Toc214908483"/>
      <w:r w:rsidRPr="0041495D">
        <w:t xml:space="preserve">1. </w:t>
      </w:r>
      <w:proofErr w:type="spellStart"/>
      <w:r w:rsidRPr="0041495D">
        <w:t>Đánh</w:t>
      </w:r>
      <w:proofErr w:type="spellEnd"/>
      <w:r w:rsidRPr="0041495D">
        <w:t xml:space="preserve"> </w:t>
      </w:r>
      <w:proofErr w:type="spellStart"/>
      <w:r w:rsidRPr="0041495D">
        <w:t>giá</w:t>
      </w:r>
      <w:proofErr w:type="spellEnd"/>
      <w:r w:rsidRPr="0041495D">
        <w:t xml:space="preserve"> </w:t>
      </w:r>
      <w:proofErr w:type="spellStart"/>
      <w:r w:rsidRPr="0041495D">
        <w:t>kết</w:t>
      </w:r>
      <w:proofErr w:type="spellEnd"/>
      <w:r w:rsidRPr="0041495D">
        <w:t xml:space="preserve"> </w:t>
      </w:r>
      <w:proofErr w:type="spellStart"/>
      <w:r w:rsidRPr="0041495D">
        <w:t>quả</w:t>
      </w:r>
      <w:proofErr w:type="spellEnd"/>
      <w:r w:rsidRPr="0041495D">
        <w:t xml:space="preserve"> </w:t>
      </w:r>
      <w:proofErr w:type="spellStart"/>
      <w:r w:rsidRPr="0041495D">
        <w:t>triển</w:t>
      </w:r>
      <w:proofErr w:type="spellEnd"/>
      <w:r w:rsidRPr="0041495D">
        <w:t xml:space="preserve"> </w:t>
      </w:r>
      <w:proofErr w:type="spellStart"/>
      <w:r w:rsidR="00837B5D">
        <w:t>khai</w:t>
      </w:r>
      <w:proofErr w:type="spellEnd"/>
      <w:r w:rsidR="00837B5D">
        <w:rPr>
          <w:lang w:val="vi-VN"/>
        </w:rPr>
        <w:t>.</w:t>
      </w:r>
      <w:bookmarkEnd w:id="37"/>
    </w:p>
    <w:p w14:paraId="70AE91DD" w14:textId="0609ED8F" w:rsidR="0041495D" w:rsidRPr="00837B5D" w:rsidRDefault="0041495D" w:rsidP="00A34E1C">
      <w:pPr>
        <w:pStyle w:val="Heading3"/>
        <w:rPr>
          <w:lang w:val="vi-VN"/>
        </w:rPr>
      </w:pPr>
      <w:bookmarkStart w:id="38" w:name="_Toc214908484"/>
      <w:r w:rsidRPr="0041495D">
        <w:t xml:space="preserve">1.1. </w:t>
      </w:r>
      <w:r w:rsidR="00B43F7E" w:rsidRPr="00B43F7E">
        <w:t xml:space="preserve">Các </w:t>
      </w:r>
      <w:proofErr w:type="spellStart"/>
      <w:r w:rsidR="00B43F7E" w:rsidRPr="00B43F7E">
        <w:t>kết</w:t>
      </w:r>
      <w:proofErr w:type="spellEnd"/>
      <w:r w:rsidR="00B43F7E" w:rsidRPr="00B43F7E">
        <w:t xml:space="preserve"> </w:t>
      </w:r>
      <w:proofErr w:type="spellStart"/>
      <w:r w:rsidR="00B43F7E" w:rsidRPr="00B43F7E">
        <w:t>quả</w:t>
      </w:r>
      <w:proofErr w:type="spellEnd"/>
      <w:r w:rsidRPr="0041495D">
        <w:t xml:space="preserve"> </w:t>
      </w:r>
      <w:proofErr w:type="spellStart"/>
      <w:r w:rsidRPr="0041495D">
        <w:t>đạt</w:t>
      </w:r>
      <w:proofErr w:type="spellEnd"/>
      <w:r w:rsidRPr="0041495D">
        <w:t xml:space="preserve"> </w:t>
      </w:r>
      <w:proofErr w:type="spellStart"/>
      <w:r w:rsidR="00837B5D">
        <w:t>được</w:t>
      </w:r>
      <w:proofErr w:type="spellEnd"/>
      <w:r w:rsidR="00837B5D">
        <w:rPr>
          <w:lang w:val="vi-VN"/>
        </w:rPr>
        <w:t>.</w:t>
      </w:r>
      <w:bookmarkEnd w:id="38"/>
    </w:p>
    <w:p w14:paraId="741EC0B2" w14:textId="360382CE" w:rsidR="00B43F7E" w:rsidRPr="00B43F7E" w:rsidRDefault="00B43F7E" w:rsidP="00151727">
      <w:pPr>
        <w:numPr>
          <w:ilvl w:val="0"/>
          <w:numId w:val="26"/>
        </w:numPr>
        <w:spacing w:line="240" w:lineRule="auto"/>
      </w:pPr>
      <w:proofErr w:type="spellStart"/>
      <w:r w:rsidRPr="00B43F7E">
        <w:t>Xây</w:t>
      </w:r>
      <w:proofErr w:type="spellEnd"/>
      <w:r w:rsidRPr="00B43F7E">
        <w:t xml:space="preserve"> </w:t>
      </w:r>
      <w:proofErr w:type="spellStart"/>
      <w:r w:rsidRPr="00B43F7E">
        <w:t>dựng</w:t>
      </w:r>
      <w:proofErr w:type="spellEnd"/>
      <w:r w:rsidRPr="00B43F7E">
        <w:t xml:space="preserve"> </w:t>
      </w:r>
      <w:proofErr w:type="spellStart"/>
      <w:r w:rsidRPr="00B43F7E">
        <w:t>thành</w:t>
      </w:r>
      <w:proofErr w:type="spellEnd"/>
      <w:r w:rsidRPr="00B43F7E">
        <w:t xml:space="preserve"> </w:t>
      </w:r>
      <w:proofErr w:type="spellStart"/>
      <w:r w:rsidRPr="00B43F7E">
        <w:t>công</w:t>
      </w:r>
      <w:proofErr w:type="spellEnd"/>
      <w:r w:rsidRPr="00B43F7E">
        <w:t xml:space="preserve"> Private Cloud: </w:t>
      </w:r>
      <w:proofErr w:type="spellStart"/>
      <w:r w:rsidRPr="00B43F7E">
        <w:t>Đã</w:t>
      </w:r>
      <w:proofErr w:type="spellEnd"/>
      <w:r w:rsidRPr="00B43F7E">
        <w:t xml:space="preserve"> </w:t>
      </w:r>
      <w:proofErr w:type="spellStart"/>
      <w:r w:rsidRPr="00B43F7E">
        <w:t>thiết</w:t>
      </w:r>
      <w:proofErr w:type="spellEnd"/>
      <w:r w:rsidRPr="00B43F7E">
        <w:t xml:space="preserve"> </w:t>
      </w:r>
      <w:proofErr w:type="spellStart"/>
      <w:r w:rsidRPr="00B43F7E">
        <w:t>lập</w:t>
      </w:r>
      <w:proofErr w:type="spellEnd"/>
      <w:r w:rsidRPr="00B43F7E">
        <w:t xml:space="preserve"> </w:t>
      </w:r>
      <w:proofErr w:type="spellStart"/>
      <w:r w:rsidRPr="00B43F7E">
        <w:t>hoàn</w:t>
      </w:r>
      <w:proofErr w:type="spellEnd"/>
      <w:r w:rsidRPr="00B43F7E">
        <w:t xml:space="preserve"> </w:t>
      </w:r>
      <w:proofErr w:type="spellStart"/>
      <w:r w:rsidRPr="00B43F7E">
        <w:t>chỉnh</w:t>
      </w:r>
      <w:proofErr w:type="spellEnd"/>
      <w:r w:rsidRPr="00B43F7E">
        <w:t xml:space="preserve"> </w:t>
      </w:r>
      <w:proofErr w:type="spellStart"/>
      <w:r w:rsidRPr="00B43F7E">
        <w:t>hệ</w:t>
      </w:r>
      <w:proofErr w:type="spellEnd"/>
      <w:r w:rsidRPr="00B43F7E">
        <w:t xml:space="preserve"> </w:t>
      </w:r>
      <w:proofErr w:type="spellStart"/>
      <w:r w:rsidRPr="00B43F7E">
        <w:t>thống</w:t>
      </w:r>
      <w:proofErr w:type="spellEnd"/>
      <w:r w:rsidRPr="00B43F7E">
        <w:t xml:space="preserve"> OpenStack </w:t>
      </w:r>
      <w:proofErr w:type="spellStart"/>
      <w:r w:rsidRPr="00B43F7E">
        <w:t>theo</w:t>
      </w:r>
      <w:proofErr w:type="spellEnd"/>
      <w:r w:rsidRPr="00B43F7E">
        <w:t xml:space="preserve"> </w:t>
      </w:r>
      <w:proofErr w:type="spellStart"/>
      <w:r w:rsidRPr="00B43F7E">
        <w:t>mô</w:t>
      </w:r>
      <w:proofErr w:type="spellEnd"/>
      <w:r w:rsidRPr="00B43F7E">
        <w:t xml:space="preserve"> </w:t>
      </w:r>
      <w:proofErr w:type="spellStart"/>
      <w:r w:rsidRPr="00B43F7E">
        <w:t>hình</w:t>
      </w:r>
      <w:proofErr w:type="spellEnd"/>
      <w:r w:rsidRPr="00B43F7E">
        <w:t xml:space="preserve"> </w:t>
      </w:r>
      <w:proofErr w:type="spellStart"/>
      <w:r>
        <w:t>multinode</w:t>
      </w:r>
      <w:proofErr w:type="spellEnd"/>
      <w:r w:rsidRPr="00B43F7E">
        <w:t xml:space="preserve"> (1 Controller, 2 Compute), </w:t>
      </w:r>
      <w:proofErr w:type="spellStart"/>
      <w:r w:rsidRPr="00B43F7E">
        <w:t>tách</w:t>
      </w:r>
      <w:proofErr w:type="spellEnd"/>
      <w:r w:rsidRPr="00B43F7E">
        <w:t xml:space="preserve"> </w:t>
      </w:r>
      <w:proofErr w:type="spellStart"/>
      <w:r w:rsidRPr="00B43F7E">
        <w:t>biệt</w:t>
      </w:r>
      <w:proofErr w:type="spellEnd"/>
      <w:r w:rsidRPr="00B43F7E">
        <w:t xml:space="preserve"> </w:t>
      </w:r>
      <w:proofErr w:type="spellStart"/>
      <w:r w:rsidRPr="00B43F7E">
        <w:t>rõ</w:t>
      </w:r>
      <w:proofErr w:type="spellEnd"/>
      <w:r w:rsidRPr="00B43F7E">
        <w:t xml:space="preserve"> </w:t>
      </w:r>
      <w:proofErr w:type="spellStart"/>
      <w:r w:rsidRPr="00B43F7E">
        <w:t>ràng</w:t>
      </w:r>
      <w:proofErr w:type="spellEnd"/>
      <w:r w:rsidRPr="00B43F7E">
        <w:t xml:space="preserve"> </w:t>
      </w:r>
      <w:proofErr w:type="spellStart"/>
      <w:r w:rsidRPr="00B43F7E">
        <w:t>chức</w:t>
      </w:r>
      <w:proofErr w:type="spellEnd"/>
      <w:r w:rsidRPr="00B43F7E">
        <w:t xml:space="preserve"> </w:t>
      </w:r>
      <w:proofErr w:type="spellStart"/>
      <w:r w:rsidRPr="00B43F7E">
        <w:t>năng</w:t>
      </w:r>
      <w:proofErr w:type="spellEnd"/>
      <w:r w:rsidRPr="00B43F7E">
        <w:t xml:space="preserve"> </w:t>
      </w:r>
      <w:proofErr w:type="spellStart"/>
      <w:r w:rsidRPr="00B43F7E">
        <w:t>quản</w:t>
      </w:r>
      <w:proofErr w:type="spellEnd"/>
      <w:r w:rsidRPr="00B43F7E">
        <w:t xml:space="preserve"> </w:t>
      </w:r>
      <w:proofErr w:type="spellStart"/>
      <w:r w:rsidRPr="00B43F7E">
        <w:t>lý</w:t>
      </w:r>
      <w:proofErr w:type="spellEnd"/>
      <w:r>
        <w:t>.</w:t>
      </w:r>
    </w:p>
    <w:p w14:paraId="5AD35EC7" w14:textId="77777777" w:rsidR="00B43F7E" w:rsidRPr="00B43F7E" w:rsidRDefault="00B43F7E" w:rsidP="00151727">
      <w:pPr>
        <w:numPr>
          <w:ilvl w:val="0"/>
          <w:numId w:val="26"/>
        </w:numPr>
        <w:spacing w:line="240" w:lineRule="auto"/>
      </w:pPr>
      <w:proofErr w:type="spellStart"/>
      <w:r w:rsidRPr="00B43F7E">
        <w:t>Vận</w:t>
      </w:r>
      <w:proofErr w:type="spellEnd"/>
      <w:r w:rsidRPr="00B43F7E">
        <w:t xml:space="preserve"> </w:t>
      </w:r>
      <w:proofErr w:type="spellStart"/>
      <w:r w:rsidRPr="00B43F7E">
        <w:t>hành</w:t>
      </w:r>
      <w:proofErr w:type="spellEnd"/>
      <w:r w:rsidRPr="00B43F7E">
        <w:t xml:space="preserve"> </w:t>
      </w:r>
      <w:proofErr w:type="spellStart"/>
      <w:r w:rsidRPr="00B43F7E">
        <w:t>ổn</w:t>
      </w:r>
      <w:proofErr w:type="spellEnd"/>
      <w:r w:rsidRPr="00B43F7E">
        <w:t xml:space="preserve"> </w:t>
      </w:r>
      <w:proofErr w:type="spellStart"/>
      <w:r w:rsidRPr="00B43F7E">
        <w:t>định</w:t>
      </w:r>
      <w:proofErr w:type="spellEnd"/>
      <w:r w:rsidRPr="00B43F7E">
        <w:t xml:space="preserve">: Các </w:t>
      </w:r>
      <w:proofErr w:type="spellStart"/>
      <w:r w:rsidRPr="00B43F7E">
        <w:t>dịch</w:t>
      </w:r>
      <w:proofErr w:type="spellEnd"/>
      <w:r w:rsidRPr="00B43F7E">
        <w:t xml:space="preserve"> </w:t>
      </w:r>
      <w:proofErr w:type="spellStart"/>
      <w:r w:rsidRPr="00B43F7E">
        <w:t>vụ</w:t>
      </w:r>
      <w:proofErr w:type="spellEnd"/>
      <w:r w:rsidRPr="00B43F7E">
        <w:t xml:space="preserve"> </w:t>
      </w:r>
      <w:proofErr w:type="spellStart"/>
      <w:r w:rsidRPr="00B43F7E">
        <w:t>cốt</w:t>
      </w:r>
      <w:proofErr w:type="spellEnd"/>
      <w:r w:rsidRPr="00B43F7E">
        <w:t xml:space="preserve"> </w:t>
      </w:r>
      <w:proofErr w:type="spellStart"/>
      <w:r w:rsidRPr="00B43F7E">
        <w:t>lõi</w:t>
      </w:r>
      <w:proofErr w:type="spellEnd"/>
      <w:r w:rsidRPr="00B43F7E">
        <w:t xml:space="preserve"> </w:t>
      </w:r>
      <w:proofErr w:type="spellStart"/>
      <w:r w:rsidRPr="00B43F7E">
        <w:t>gồm</w:t>
      </w:r>
      <w:proofErr w:type="spellEnd"/>
      <w:r w:rsidRPr="00B43F7E">
        <w:t xml:space="preserve"> Identity (Keystone), Compute (Nova), Networking (Neutron), Image (Glance) </w:t>
      </w:r>
      <w:proofErr w:type="spellStart"/>
      <w:r w:rsidRPr="00B43F7E">
        <w:t>và</w:t>
      </w:r>
      <w:proofErr w:type="spellEnd"/>
      <w:r w:rsidRPr="00B43F7E">
        <w:t xml:space="preserve"> Dashboard (Horizon) </w:t>
      </w:r>
      <w:proofErr w:type="spellStart"/>
      <w:r w:rsidRPr="00B43F7E">
        <w:t>hoạt</w:t>
      </w:r>
      <w:proofErr w:type="spellEnd"/>
      <w:r w:rsidRPr="00B43F7E">
        <w:t xml:space="preserve"> </w:t>
      </w:r>
      <w:proofErr w:type="spellStart"/>
      <w:r w:rsidRPr="00B43F7E">
        <w:t>động</w:t>
      </w:r>
      <w:proofErr w:type="spellEnd"/>
      <w:r w:rsidRPr="00B43F7E">
        <w:t xml:space="preserve"> </w:t>
      </w:r>
      <w:proofErr w:type="spellStart"/>
      <w:r w:rsidRPr="00B43F7E">
        <w:t>trơn</w:t>
      </w:r>
      <w:proofErr w:type="spellEnd"/>
      <w:r w:rsidRPr="00B43F7E">
        <w:t xml:space="preserve"> </w:t>
      </w:r>
      <w:proofErr w:type="spellStart"/>
      <w:r w:rsidRPr="00B43F7E">
        <w:t>tru</w:t>
      </w:r>
      <w:proofErr w:type="spellEnd"/>
      <w:r w:rsidRPr="00B43F7E">
        <w:t xml:space="preserve">; </w:t>
      </w:r>
      <w:proofErr w:type="spellStart"/>
      <w:r w:rsidRPr="00B43F7E">
        <w:t>giao</w:t>
      </w:r>
      <w:proofErr w:type="spellEnd"/>
      <w:r w:rsidRPr="00B43F7E">
        <w:t xml:space="preserve"> </w:t>
      </w:r>
      <w:proofErr w:type="spellStart"/>
      <w:r w:rsidRPr="00B43F7E">
        <w:t>diện</w:t>
      </w:r>
      <w:proofErr w:type="spellEnd"/>
      <w:r w:rsidRPr="00B43F7E">
        <w:t xml:space="preserve"> </w:t>
      </w:r>
      <w:proofErr w:type="spellStart"/>
      <w:r w:rsidRPr="00B43F7E">
        <w:t>quản</w:t>
      </w:r>
      <w:proofErr w:type="spellEnd"/>
      <w:r w:rsidRPr="00B43F7E">
        <w:t xml:space="preserve"> </w:t>
      </w:r>
      <w:proofErr w:type="spellStart"/>
      <w:r w:rsidRPr="00B43F7E">
        <w:t>trị</w:t>
      </w:r>
      <w:proofErr w:type="spellEnd"/>
      <w:r w:rsidRPr="00B43F7E">
        <w:t xml:space="preserve"> </w:t>
      </w:r>
      <w:proofErr w:type="spellStart"/>
      <w:r w:rsidRPr="00B43F7E">
        <w:t>truy</w:t>
      </w:r>
      <w:proofErr w:type="spellEnd"/>
      <w:r w:rsidRPr="00B43F7E">
        <w:t xml:space="preserve"> </w:t>
      </w:r>
      <w:proofErr w:type="spellStart"/>
      <w:r w:rsidRPr="00B43F7E">
        <w:t>cập</w:t>
      </w:r>
      <w:proofErr w:type="spellEnd"/>
      <w:r w:rsidRPr="00B43F7E">
        <w:t xml:space="preserve"> </w:t>
      </w:r>
      <w:proofErr w:type="spellStart"/>
      <w:r w:rsidRPr="00B43F7E">
        <w:t>tốt</w:t>
      </w:r>
      <w:proofErr w:type="spellEnd"/>
      <w:r w:rsidRPr="00B43F7E">
        <w:t xml:space="preserve"> </w:t>
      </w:r>
      <w:proofErr w:type="spellStart"/>
      <w:r w:rsidRPr="00B43F7E">
        <w:t>thông</w:t>
      </w:r>
      <w:proofErr w:type="spellEnd"/>
      <w:r w:rsidRPr="00B43F7E">
        <w:t xml:space="preserve"> qua </w:t>
      </w:r>
      <w:proofErr w:type="spellStart"/>
      <w:r w:rsidRPr="00B43F7E">
        <w:t>địa</w:t>
      </w:r>
      <w:proofErr w:type="spellEnd"/>
      <w:r w:rsidRPr="00B43F7E">
        <w:t xml:space="preserve"> </w:t>
      </w:r>
      <w:proofErr w:type="spellStart"/>
      <w:r w:rsidRPr="00B43F7E">
        <w:t>chỉ</w:t>
      </w:r>
      <w:proofErr w:type="spellEnd"/>
      <w:r w:rsidRPr="00B43F7E">
        <w:t xml:space="preserve"> Virtual IP.</w:t>
      </w:r>
    </w:p>
    <w:p w14:paraId="79E7EAB5" w14:textId="77777777" w:rsidR="00B43F7E" w:rsidRPr="00B43F7E" w:rsidRDefault="00B43F7E" w:rsidP="00151727">
      <w:pPr>
        <w:numPr>
          <w:ilvl w:val="0"/>
          <w:numId w:val="26"/>
        </w:numPr>
        <w:spacing w:line="240" w:lineRule="auto"/>
      </w:pPr>
      <w:proofErr w:type="spellStart"/>
      <w:r w:rsidRPr="00B43F7E">
        <w:t>Tự</w:t>
      </w:r>
      <w:proofErr w:type="spellEnd"/>
      <w:r w:rsidRPr="00B43F7E">
        <w:t xml:space="preserve"> </w:t>
      </w:r>
      <w:proofErr w:type="spellStart"/>
      <w:r w:rsidRPr="00B43F7E">
        <w:t>động</w:t>
      </w:r>
      <w:proofErr w:type="spellEnd"/>
      <w:r w:rsidRPr="00B43F7E">
        <w:t xml:space="preserve"> </w:t>
      </w:r>
      <w:proofErr w:type="spellStart"/>
      <w:r w:rsidRPr="00B43F7E">
        <w:t>hóa</w:t>
      </w:r>
      <w:proofErr w:type="spellEnd"/>
      <w:r w:rsidRPr="00B43F7E">
        <w:t xml:space="preserve"> </w:t>
      </w:r>
      <w:proofErr w:type="spellStart"/>
      <w:r w:rsidRPr="00B43F7E">
        <w:t>hạ</w:t>
      </w:r>
      <w:proofErr w:type="spellEnd"/>
      <w:r w:rsidRPr="00B43F7E">
        <w:t xml:space="preserve"> </w:t>
      </w:r>
      <w:proofErr w:type="spellStart"/>
      <w:r w:rsidRPr="00B43F7E">
        <w:t>tầng</w:t>
      </w:r>
      <w:proofErr w:type="spellEnd"/>
      <w:r w:rsidRPr="00B43F7E">
        <w:t xml:space="preserve">: </w:t>
      </w:r>
      <w:proofErr w:type="spellStart"/>
      <w:r w:rsidRPr="00B43F7E">
        <w:t>Ứng</w:t>
      </w:r>
      <w:proofErr w:type="spellEnd"/>
      <w:r w:rsidRPr="00B43F7E">
        <w:t xml:space="preserve"> </w:t>
      </w:r>
      <w:proofErr w:type="spellStart"/>
      <w:r w:rsidRPr="00B43F7E">
        <w:t>dụng</w:t>
      </w:r>
      <w:proofErr w:type="spellEnd"/>
      <w:r w:rsidRPr="00B43F7E">
        <w:t xml:space="preserve"> </w:t>
      </w:r>
      <w:proofErr w:type="spellStart"/>
      <w:r w:rsidRPr="00B43F7E">
        <w:t>thành</w:t>
      </w:r>
      <w:proofErr w:type="spellEnd"/>
      <w:r w:rsidRPr="00B43F7E">
        <w:t xml:space="preserve"> </w:t>
      </w:r>
      <w:proofErr w:type="spellStart"/>
      <w:r w:rsidRPr="00B43F7E">
        <w:t>công</w:t>
      </w:r>
      <w:proofErr w:type="spellEnd"/>
      <w:r w:rsidRPr="00B43F7E">
        <w:t xml:space="preserve"> </w:t>
      </w:r>
      <w:proofErr w:type="spellStart"/>
      <w:r w:rsidRPr="00B43F7E">
        <w:t>công</w:t>
      </w:r>
      <w:proofErr w:type="spellEnd"/>
      <w:r w:rsidRPr="00B43F7E">
        <w:t xml:space="preserve"> </w:t>
      </w:r>
      <w:proofErr w:type="spellStart"/>
      <w:r w:rsidRPr="00B43F7E">
        <w:t>cụ</w:t>
      </w:r>
      <w:proofErr w:type="spellEnd"/>
      <w:r w:rsidRPr="00B43F7E">
        <w:t xml:space="preserve"> Kolla Ansible </w:t>
      </w:r>
      <w:proofErr w:type="spellStart"/>
      <w:r w:rsidRPr="00B43F7E">
        <w:t>và</w:t>
      </w:r>
      <w:proofErr w:type="spellEnd"/>
      <w:r w:rsidRPr="00B43F7E">
        <w:t xml:space="preserve"> </w:t>
      </w:r>
      <w:proofErr w:type="spellStart"/>
      <w:r w:rsidRPr="00B43F7E">
        <w:t>công</w:t>
      </w:r>
      <w:proofErr w:type="spellEnd"/>
      <w:r w:rsidRPr="00B43F7E">
        <w:t xml:space="preserve"> </w:t>
      </w:r>
      <w:proofErr w:type="spellStart"/>
      <w:r w:rsidRPr="00B43F7E">
        <w:t>nghệ</w:t>
      </w:r>
      <w:proofErr w:type="spellEnd"/>
      <w:r w:rsidRPr="00B43F7E">
        <w:t xml:space="preserve"> Container (Docker) </w:t>
      </w:r>
      <w:proofErr w:type="spellStart"/>
      <w:r w:rsidRPr="00B43F7E">
        <w:t>để</w:t>
      </w:r>
      <w:proofErr w:type="spellEnd"/>
      <w:r w:rsidRPr="00B43F7E">
        <w:t xml:space="preserve"> </w:t>
      </w:r>
      <w:proofErr w:type="spellStart"/>
      <w:r w:rsidRPr="00B43F7E">
        <w:t>chuẩn</w:t>
      </w:r>
      <w:proofErr w:type="spellEnd"/>
      <w:r w:rsidRPr="00B43F7E">
        <w:t xml:space="preserve"> </w:t>
      </w:r>
      <w:proofErr w:type="spellStart"/>
      <w:r w:rsidRPr="00B43F7E">
        <w:t>hóa</w:t>
      </w:r>
      <w:proofErr w:type="spellEnd"/>
      <w:r w:rsidRPr="00B43F7E">
        <w:t xml:space="preserve"> </w:t>
      </w:r>
      <w:proofErr w:type="spellStart"/>
      <w:r w:rsidRPr="00B43F7E">
        <w:t>và</w:t>
      </w:r>
      <w:proofErr w:type="spellEnd"/>
      <w:r w:rsidRPr="00B43F7E">
        <w:t xml:space="preserve"> </w:t>
      </w:r>
      <w:proofErr w:type="spellStart"/>
      <w:r w:rsidRPr="00B43F7E">
        <w:t>tự</w:t>
      </w:r>
      <w:proofErr w:type="spellEnd"/>
      <w:r w:rsidRPr="00B43F7E">
        <w:t xml:space="preserve"> </w:t>
      </w:r>
      <w:proofErr w:type="spellStart"/>
      <w:r w:rsidRPr="00B43F7E">
        <w:t>động</w:t>
      </w:r>
      <w:proofErr w:type="spellEnd"/>
      <w:r w:rsidRPr="00B43F7E">
        <w:t xml:space="preserve"> </w:t>
      </w:r>
      <w:proofErr w:type="spellStart"/>
      <w:r w:rsidRPr="00B43F7E">
        <w:t>hóa</w:t>
      </w:r>
      <w:proofErr w:type="spellEnd"/>
      <w:r w:rsidRPr="00B43F7E">
        <w:t xml:space="preserve"> </w:t>
      </w:r>
      <w:proofErr w:type="spellStart"/>
      <w:r w:rsidRPr="00B43F7E">
        <w:t>quy</w:t>
      </w:r>
      <w:proofErr w:type="spellEnd"/>
      <w:r w:rsidRPr="00B43F7E">
        <w:t xml:space="preserve"> </w:t>
      </w:r>
      <w:proofErr w:type="spellStart"/>
      <w:r w:rsidRPr="00B43F7E">
        <w:t>trình</w:t>
      </w:r>
      <w:proofErr w:type="spellEnd"/>
      <w:r w:rsidRPr="00B43F7E">
        <w:t xml:space="preserve"> </w:t>
      </w:r>
      <w:proofErr w:type="spellStart"/>
      <w:r w:rsidRPr="00B43F7E">
        <w:t>triển</w:t>
      </w:r>
      <w:proofErr w:type="spellEnd"/>
      <w:r w:rsidRPr="00B43F7E">
        <w:t xml:space="preserve"> </w:t>
      </w:r>
      <w:proofErr w:type="spellStart"/>
      <w:r w:rsidRPr="00B43F7E">
        <w:t>khai</w:t>
      </w:r>
      <w:proofErr w:type="spellEnd"/>
      <w:r w:rsidRPr="00B43F7E">
        <w:t xml:space="preserve"> </w:t>
      </w:r>
      <w:proofErr w:type="spellStart"/>
      <w:r w:rsidRPr="00B43F7E">
        <w:t>phức</w:t>
      </w:r>
      <w:proofErr w:type="spellEnd"/>
      <w:r w:rsidRPr="00B43F7E">
        <w:t xml:space="preserve"> </w:t>
      </w:r>
      <w:proofErr w:type="spellStart"/>
      <w:r w:rsidRPr="00B43F7E">
        <w:t>tạp</w:t>
      </w:r>
      <w:proofErr w:type="spellEnd"/>
      <w:r w:rsidRPr="00B43F7E">
        <w:t>.</w:t>
      </w:r>
    </w:p>
    <w:p w14:paraId="5124099B" w14:textId="666F6BC9" w:rsidR="00B43F7E" w:rsidRPr="00837B5D" w:rsidRDefault="00B43F7E" w:rsidP="00A34E1C">
      <w:pPr>
        <w:pStyle w:val="Heading3"/>
        <w:rPr>
          <w:lang w:val="vi-VN"/>
        </w:rPr>
      </w:pPr>
      <w:bookmarkStart w:id="39" w:name="_Toc214908485"/>
      <w:r w:rsidRPr="00B43F7E">
        <w:t xml:space="preserve">1.2. Các </w:t>
      </w:r>
      <w:proofErr w:type="spellStart"/>
      <w:r w:rsidRPr="00B43F7E">
        <w:t>hạn</w:t>
      </w:r>
      <w:proofErr w:type="spellEnd"/>
      <w:r w:rsidRPr="00B43F7E">
        <w:t xml:space="preserve"> </w:t>
      </w:r>
      <w:proofErr w:type="spellStart"/>
      <w:r w:rsidRPr="00B43F7E">
        <w:t>chế</w:t>
      </w:r>
      <w:proofErr w:type="spellEnd"/>
      <w:r w:rsidRPr="00B43F7E">
        <w:t xml:space="preserve"> </w:t>
      </w:r>
      <w:proofErr w:type="spellStart"/>
      <w:r w:rsidRPr="00B43F7E">
        <w:t>tồn</w:t>
      </w:r>
      <w:proofErr w:type="spellEnd"/>
      <w:r w:rsidRPr="00B43F7E">
        <w:t xml:space="preserve"> </w:t>
      </w:r>
      <w:proofErr w:type="spellStart"/>
      <w:r w:rsidR="00837B5D">
        <w:t>tại</w:t>
      </w:r>
      <w:proofErr w:type="spellEnd"/>
      <w:r w:rsidR="00837B5D">
        <w:rPr>
          <w:lang w:val="vi-VN"/>
        </w:rPr>
        <w:t>.</w:t>
      </w:r>
      <w:bookmarkEnd w:id="39"/>
    </w:p>
    <w:p w14:paraId="6E914FDB" w14:textId="01667E73" w:rsidR="00B43F7E" w:rsidRPr="00B43F7E" w:rsidRDefault="00B43F7E" w:rsidP="00151727">
      <w:pPr>
        <w:numPr>
          <w:ilvl w:val="0"/>
          <w:numId w:val="27"/>
        </w:numPr>
        <w:spacing w:line="240" w:lineRule="auto"/>
      </w:pPr>
      <w:proofErr w:type="spellStart"/>
      <w:r w:rsidRPr="00B43F7E">
        <w:t>Giới</w:t>
      </w:r>
      <w:proofErr w:type="spellEnd"/>
      <w:r w:rsidRPr="00B43F7E">
        <w:t xml:space="preserve"> </w:t>
      </w:r>
      <w:proofErr w:type="spellStart"/>
      <w:r w:rsidRPr="00B43F7E">
        <w:t>hạn</w:t>
      </w:r>
      <w:proofErr w:type="spellEnd"/>
      <w:r w:rsidRPr="00B43F7E">
        <w:t xml:space="preserve"> </w:t>
      </w:r>
      <w:proofErr w:type="spellStart"/>
      <w:r w:rsidRPr="00B43F7E">
        <w:t>phần</w:t>
      </w:r>
      <w:proofErr w:type="spellEnd"/>
      <w:r w:rsidRPr="00B43F7E">
        <w:t xml:space="preserve"> </w:t>
      </w:r>
      <w:proofErr w:type="spellStart"/>
      <w:r w:rsidRPr="00B43F7E">
        <w:t>cứng</w:t>
      </w:r>
      <w:proofErr w:type="spellEnd"/>
      <w:r w:rsidRPr="00B43F7E">
        <w:t xml:space="preserve">: Do </w:t>
      </w:r>
      <w:proofErr w:type="spellStart"/>
      <w:r w:rsidRPr="00B43F7E">
        <w:t>các</w:t>
      </w:r>
      <w:proofErr w:type="spellEnd"/>
      <w:r w:rsidRPr="00B43F7E">
        <w:t xml:space="preserve"> node </w:t>
      </w:r>
      <w:proofErr w:type="spellStart"/>
      <w:r w:rsidRPr="00B43F7E">
        <w:t>chỉ</w:t>
      </w:r>
      <w:proofErr w:type="spellEnd"/>
      <w:r w:rsidRPr="00B43F7E">
        <w:t xml:space="preserve"> </w:t>
      </w:r>
      <w:proofErr w:type="spellStart"/>
      <w:r w:rsidRPr="00B43F7E">
        <w:t>có</w:t>
      </w:r>
      <w:proofErr w:type="spellEnd"/>
      <w:r w:rsidRPr="00B43F7E">
        <w:t xml:space="preserve"> 16GB RAM, </w:t>
      </w:r>
      <w:proofErr w:type="spellStart"/>
      <w:r w:rsidRPr="00B43F7E">
        <w:t>nhóm</w:t>
      </w:r>
      <w:proofErr w:type="spellEnd"/>
      <w:r w:rsidRPr="00B43F7E">
        <w:t xml:space="preserve"> </w:t>
      </w:r>
      <w:proofErr w:type="spellStart"/>
      <w:r w:rsidRPr="00B43F7E">
        <w:t>buộc</w:t>
      </w:r>
      <w:proofErr w:type="spellEnd"/>
      <w:r w:rsidRPr="00B43F7E">
        <w:t xml:space="preserve"> </w:t>
      </w:r>
      <w:proofErr w:type="spellStart"/>
      <w:r w:rsidRPr="00B43F7E">
        <w:t>phải</w:t>
      </w:r>
      <w:proofErr w:type="spellEnd"/>
      <w:r w:rsidRPr="00B43F7E">
        <w:t xml:space="preserve"> </w:t>
      </w:r>
      <w:proofErr w:type="spellStart"/>
      <w:r w:rsidRPr="00B43F7E">
        <w:t>lược</w:t>
      </w:r>
      <w:proofErr w:type="spellEnd"/>
      <w:r w:rsidRPr="00B43F7E">
        <w:t xml:space="preserve"> </w:t>
      </w:r>
      <w:proofErr w:type="spellStart"/>
      <w:r w:rsidRPr="00B43F7E">
        <w:t>bỏ</w:t>
      </w:r>
      <w:proofErr w:type="spellEnd"/>
      <w:r w:rsidRPr="00B43F7E">
        <w:t xml:space="preserve"> </w:t>
      </w:r>
      <w:proofErr w:type="spellStart"/>
      <w:r w:rsidRPr="00B43F7E">
        <w:t>dịch</w:t>
      </w:r>
      <w:proofErr w:type="spellEnd"/>
      <w:r w:rsidRPr="00B43F7E">
        <w:t xml:space="preserve"> </w:t>
      </w:r>
      <w:proofErr w:type="spellStart"/>
      <w:r w:rsidRPr="00B43F7E">
        <w:t>vụ</w:t>
      </w:r>
      <w:proofErr w:type="spellEnd"/>
      <w:r w:rsidRPr="00B43F7E">
        <w:t xml:space="preserve"> </w:t>
      </w:r>
      <w:proofErr w:type="spellStart"/>
      <w:r w:rsidRPr="00B43F7E">
        <w:t>lưu</w:t>
      </w:r>
      <w:proofErr w:type="spellEnd"/>
      <w:r w:rsidRPr="00B43F7E">
        <w:t xml:space="preserve"> </w:t>
      </w:r>
      <w:proofErr w:type="spellStart"/>
      <w:r w:rsidRPr="00B43F7E">
        <w:t>trữ</w:t>
      </w:r>
      <w:proofErr w:type="spellEnd"/>
      <w:r w:rsidRPr="00B43F7E">
        <w:t xml:space="preserve"> </w:t>
      </w:r>
      <w:proofErr w:type="spellStart"/>
      <w:r w:rsidRPr="00B43F7E">
        <w:t>khối</w:t>
      </w:r>
      <w:proofErr w:type="spellEnd"/>
      <w:r w:rsidRPr="00B43F7E">
        <w:t xml:space="preserve"> (Cinder) </w:t>
      </w:r>
      <w:proofErr w:type="spellStart"/>
      <w:r w:rsidRPr="00B43F7E">
        <w:t>và</w:t>
      </w:r>
      <w:proofErr w:type="spellEnd"/>
      <w:r w:rsidRPr="00B43F7E">
        <w:t xml:space="preserve"> </w:t>
      </w:r>
      <w:proofErr w:type="spellStart"/>
      <w:r w:rsidRPr="00B43F7E">
        <w:t>công</w:t>
      </w:r>
      <w:proofErr w:type="spellEnd"/>
      <w:r w:rsidRPr="00B43F7E">
        <w:t xml:space="preserve"> </w:t>
      </w:r>
      <w:proofErr w:type="spellStart"/>
      <w:r w:rsidRPr="00B43F7E">
        <w:t>cụ</w:t>
      </w:r>
      <w:proofErr w:type="spellEnd"/>
      <w:r w:rsidRPr="00B43F7E">
        <w:t xml:space="preserve"> </w:t>
      </w:r>
      <w:proofErr w:type="spellStart"/>
      <w:r w:rsidRPr="00B43F7E">
        <w:t>giám</w:t>
      </w:r>
      <w:proofErr w:type="spellEnd"/>
      <w:r w:rsidRPr="00B43F7E">
        <w:t xml:space="preserve"> </w:t>
      </w:r>
      <w:proofErr w:type="spellStart"/>
      <w:r w:rsidRPr="00B43F7E">
        <w:t>sát</w:t>
      </w:r>
      <w:proofErr w:type="spellEnd"/>
      <w:r w:rsidRPr="00B43F7E">
        <w:t xml:space="preserve"> (Prometheus/Grafana) </w:t>
      </w:r>
      <w:proofErr w:type="spellStart"/>
      <w:r w:rsidRPr="00B43F7E">
        <w:t>để</w:t>
      </w:r>
      <w:proofErr w:type="spellEnd"/>
      <w:r w:rsidRPr="00B43F7E">
        <w:t xml:space="preserve"> </w:t>
      </w:r>
      <w:proofErr w:type="spellStart"/>
      <w:r w:rsidRPr="00B43F7E">
        <w:t>đảm</w:t>
      </w:r>
      <w:proofErr w:type="spellEnd"/>
      <w:r w:rsidRPr="00B43F7E">
        <w:t xml:space="preserve"> </w:t>
      </w:r>
      <w:proofErr w:type="spellStart"/>
      <w:r w:rsidRPr="00B43F7E">
        <w:t>bảo</w:t>
      </w:r>
      <w:proofErr w:type="spellEnd"/>
      <w:r w:rsidRPr="00B43F7E">
        <w:t xml:space="preserve"> </w:t>
      </w:r>
      <w:proofErr w:type="spellStart"/>
      <w:r w:rsidRPr="00B43F7E">
        <w:t>tài</w:t>
      </w:r>
      <w:proofErr w:type="spellEnd"/>
      <w:r w:rsidRPr="00B43F7E">
        <w:t xml:space="preserve"> </w:t>
      </w:r>
      <w:proofErr w:type="spellStart"/>
      <w:r w:rsidRPr="00B43F7E">
        <w:t>nguyên</w:t>
      </w:r>
      <w:proofErr w:type="spellEnd"/>
      <w:r w:rsidRPr="00B43F7E">
        <w:t xml:space="preserve"> </w:t>
      </w:r>
      <w:proofErr w:type="spellStart"/>
      <w:r w:rsidRPr="00B43F7E">
        <w:t>cho</w:t>
      </w:r>
      <w:proofErr w:type="spellEnd"/>
      <w:r w:rsidRPr="00B43F7E">
        <w:t xml:space="preserve"> </w:t>
      </w:r>
      <w:proofErr w:type="spellStart"/>
      <w:r w:rsidRPr="00B43F7E">
        <w:t>các</w:t>
      </w:r>
      <w:proofErr w:type="spellEnd"/>
      <w:r w:rsidRPr="00B43F7E">
        <w:t xml:space="preserve"> </w:t>
      </w:r>
      <w:proofErr w:type="spellStart"/>
      <w:r w:rsidRPr="00B43F7E">
        <w:t>dịch</w:t>
      </w:r>
      <w:proofErr w:type="spellEnd"/>
      <w:r w:rsidRPr="00B43F7E">
        <w:t xml:space="preserve"> </w:t>
      </w:r>
      <w:proofErr w:type="spellStart"/>
      <w:r w:rsidRPr="00B43F7E">
        <w:t>vụ</w:t>
      </w:r>
      <w:proofErr w:type="spellEnd"/>
      <w:r w:rsidRPr="00B43F7E">
        <w:t xml:space="preserve"> </w:t>
      </w:r>
      <w:proofErr w:type="spellStart"/>
      <w:r w:rsidRPr="00B43F7E">
        <w:t>lõi</w:t>
      </w:r>
      <w:proofErr w:type="spellEnd"/>
      <w:r w:rsidRPr="00B43F7E">
        <w:t>.</w:t>
      </w:r>
    </w:p>
    <w:p w14:paraId="2401E4E7" w14:textId="7F192A13" w:rsidR="00B43F7E" w:rsidRDefault="00B43F7E" w:rsidP="00151727">
      <w:pPr>
        <w:numPr>
          <w:ilvl w:val="0"/>
          <w:numId w:val="27"/>
        </w:numPr>
        <w:spacing w:line="240" w:lineRule="auto"/>
      </w:pPr>
      <w:r w:rsidRPr="00B43F7E">
        <w:t xml:space="preserve">Hiệu </w:t>
      </w:r>
      <w:proofErr w:type="spellStart"/>
      <w:r w:rsidRPr="00B43F7E">
        <w:t>năng</w:t>
      </w:r>
      <w:proofErr w:type="spellEnd"/>
      <w:r w:rsidRPr="00B43F7E">
        <w:t xml:space="preserve"> </w:t>
      </w:r>
      <w:proofErr w:type="spellStart"/>
      <w:r w:rsidRPr="00B43F7E">
        <w:t>ảo</w:t>
      </w:r>
      <w:proofErr w:type="spellEnd"/>
      <w:r w:rsidRPr="00B43F7E">
        <w:t xml:space="preserve"> </w:t>
      </w:r>
      <w:proofErr w:type="spellStart"/>
      <w:r w:rsidRPr="00B43F7E">
        <w:t>hóa</w:t>
      </w:r>
      <w:proofErr w:type="spellEnd"/>
      <w:r w:rsidRPr="00B43F7E">
        <w:t xml:space="preserve">: </w:t>
      </w:r>
      <w:proofErr w:type="spellStart"/>
      <w:r w:rsidRPr="00B43F7E">
        <w:t>Việc</w:t>
      </w:r>
      <w:proofErr w:type="spellEnd"/>
      <w:r w:rsidRPr="00B43F7E">
        <w:t xml:space="preserve"> </w:t>
      </w:r>
      <w:proofErr w:type="spellStart"/>
      <w:r w:rsidRPr="00B43F7E">
        <w:t>triển</w:t>
      </w:r>
      <w:proofErr w:type="spellEnd"/>
      <w:r w:rsidRPr="00B43F7E">
        <w:t xml:space="preserve"> </w:t>
      </w:r>
      <w:proofErr w:type="spellStart"/>
      <w:r w:rsidRPr="00B43F7E">
        <w:t>khai</w:t>
      </w:r>
      <w:proofErr w:type="spellEnd"/>
      <w:r w:rsidRPr="00B43F7E">
        <w:t xml:space="preserve"> </w:t>
      </w:r>
      <w:proofErr w:type="spellStart"/>
      <w:r w:rsidRPr="00B43F7E">
        <w:t>trên</w:t>
      </w:r>
      <w:proofErr w:type="spellEnd"/>
      <w:r w:rsidRPr="00B43F7E">
        <w:t xml:space="preserve"> </w:t>
      </w:r>
      <w:proofErr w:type="spellStart"/>
      <w:r w:rsidRPr="00B43F7E">
        <w:t>nền</w:t>
      </w:r>
      <w:proofErr w:type="spellEnd"/>
      <w:r w:rsidRPr="00B43F7E">
        <w:t xml:space="preserve"> </w:t>
      </w:r>
      <w:proofErr w:type="spellStart"/>
      <w:r w:rsidRPr="00B43F7E">
        <w:t>tảng</w:t>
      </w:r>
      <w:proofErr w:type="spellEnd"/>
      <w:r w:rsidRPr="00B43F7E">
        <w:t xml:space="preserve"> </w:t>
      </w:r>
      <w:proofErr w:type="spellStart"/>
      <w:r w:rsidRPr="00B43F7E">
        <w:t>máy</w:t>
      </w:r>
      <w:proofErr w:type="spellEnd"/>
      <w:r w:rsidRPr="00B43F7E">
        <w:t xml:space="preserve"> </w:t>
      </w:r>
      <w:proofErr w:type="spellStart"/>
      <w:r w:rsidRPr="00B43F7E">
        <w:t>ảo</w:t>
      </w:r>
      <w:proofErr w:type="spellEnd"/>
      <w:r w:rsidRPr="00B43F7E">
        <w:t xml:space="preserve"> (Nested Virtualization) </w:t>
      </w:r>
      <w:proofErr w:type="spellStart"/>
      <w:r w:rsidRPr="00B43F7E">
        <w:t>yêu</w:t>
      </w:r>
      <w:proofErr w:type="spellEnd"/>
      <w:r w:rsidRPr="00B43F7E">
        <w:t xml:space="preserve"> </w:t>
      </w:r>
      <w:proofErr w:type="spellStart"/>
      <w:r w:rsidRPr="00B43F7E">
        <w:t>cầu</w:t>
      </w:r>
      <w:proofErr w:type="spellEnd"/>
      <w:r w:rsidRPr="00B43F7E">
        <w:t xml:space="preserve"> </w:t>
      </w:r>
      <w:proofErr w:type="spellStart"/>
      <w:r w:rsidRPr="00B43F7E">
        <w:t>sử</w:t>
      </w:r>
      <w:proofErr w:type="spellEnd"/>
      <w:r w:rsidRPr="00B43F7E">
        <w:t xml:space="preserve"> </w:t>
      </w:r>
      <w:proofErr w:type="spellStart"/>
      <w:r w:rsidRPr="00B43F7E">
        <w:t>dụng</w:t>
      </w:r>
      <w:proofErr w:type="spellEnd"/>
      <w:r w:rsidRPr="00B43F7E">
        <w:t xml:space="preserve"> </w:t>
      </w:r>
      <w:proofErr w:type="spellStart"/>
      <w:r w:rsidRPr="00B43F7E">
        <w:t>chế</w:t>
      </w:r>
      <w:proofErr w:type="spellEnd"/>
      <w:r w:rsidRPr="00B43F7E">
        <w:t xml:space="preserve"> </w:t>
      </w:r>
      <w:proofErr w:type="spellStart"/>
      <w:r w:rsidRPr="00B43F7E">
        <w:t>độ</w:t>
      </w:r>
      <w:proofErr w:type="spellEnd"/>
      <w:r w:rsidRPr="00B43F7E">
        <w:t xml:space="preserve"> </w:t>
      </w:r>
      <w:proofErr w:type="spellStart"/>
      <w:r w:rsidRPr="00B43F7E">
        <w:t>giả</w:t>
      </w:r>
      <w:proofErr w:type="spellEnd"/>
      <w:r w:rsidRPr="00B43F7E">
        <w:t xml:space="preserve"> </w:t>
      </w:r>
      <w:proofErr w:type="spellStart"/>
      <w:r w:rsidRPr="00B43F7E">
        <w:t>lập</w:t>
      </w:r>
      <w:proofErr w:type="spellEnd"/>
      <w:r w:rsidRPr="00B43F7E">
        <w:t xml:space="preserve"> QEMU </w:t>
      </w:r>
      <w:proofErr w:type="spellStart"/>
      <w:r w:rsidRPr="00B43F7E">
        <w:t>thay</w:t>
      </w:r>
      <w:proofErr w:type="spellEnd"/>
      <w:r w:rsidRPr="00B43F7E">
        <w:t xml:space="preserve"> </w:t>
      </w:r>
      <w:proofErr w:type="spellStart"/>
      <w:r w:rsidRPr="00B43F7E">
        <w:t>vì</w:t>
      </w:r>
      <w:proofErr w:type="spellEnd"/>
      <w:r w:rsidRPr="00B43F7E">
        <w:t xml:space="preserve"> KVM, </w:t>
      </w:r>
      <w:proofErr w:type="spellStart"/>
      <w:r w:rsidRPr="00B43F7E">
        <w:t>dẫn</w:t>
      </w:r>
      <w:proofErr w:type="spellEnd"/>
      <w:r w:rsidRPr="00B43F7E">
        <w:t xml:space="preserve"> </w:t>
      </w:r>
      <w:proofErr w:type="spellStart"/>
      <w:r w:rsidRPr="00B43F7E">
        <w:t>đến</w:t>
      </w:r>
      <w:proofErr w:type="spellEnd"/>
      <w:r w:rsidRPr="00B43F7E">
        <w:t xml:space="preserve"> </w:t>
      </w:r>
      <w:proofErr w:type="spellStart"/>
      <w:r w:rsidRPr="00B43F7E">
        <w:t>tốc</w:t>
      </w:r>
      <w:proofErr w:type="spellEnd"/>
      <w:r w:rsidRPr="00B43F7E">
        <w:t xml:space="preserve"> </w:t>
      </w:r>
      <w:proofErr w:type="spellStart"/>
      <w:r w:rsidRPr="00B43F7E">
        <w:t>độ</w:t>
      </w:r>
      <w:proofErr w:type="spellEnd"/>
      <w:r w:rsidRPr="00B43F7E">
        <w:t xml:space="preserve"> </w:t>
      </w:r>
      <w:proofErr w:type="spellStart"/>
      <w:r w:rsidRPr="00B43F7E">
        <w:t>khởi</w:t>
      </w:r>
      <w:proofErr w:type="spellEnd"/>
      <w:r w:rsidRPr="00B43F7E">
        <w:t xml:space="preserve"> </w:t>
      </w:r>
      <w:proofErr w:type="spellStart"/>
      <w:r w:rsidRPr="00B43F7E">
        <w:t>tạo</w:t>
      </w:r>
      <w:proofErr w:type="spellEnd"/>
      <w:r w:rsidRPr="00B43F7E">
        <w:t xml:space="preserve"> </w:t>
      </w:r>
      <w:proofErr w:type="spellStart"/>
      <w:r w:rsidRPr="00B43F7E">
        <w:t>và</w:t>
      </w:r>
      <w:proofErr w:type="spellEnd"/>
      <w:r w:rsidRPr="00B43F7E">
        <w:t xml:space="preserve"> </w:t>
      </w:r>
      <w:proofErr w:type="spellStart"/>
      <w:r w:rsidRPr="00B43F7E">
        <w:t>xử</w:t>
      </w:r>
      <w:proofErr w:type="spellEnd"/>
      <w:r w:rsidRPr="00B43F7E">
        <w:t xml:space="preserve"> </w:t>
      </w:r>
      <w:proofErr w:type="spellStart"/>
      <w:r w:rsidRPr="00B43F7E">
        <w:t>lý</w:t>
      </w:r>
      <w:proofErr w:type="spellEnd"/>
      <w:r w:rsidRPr="00B43F7E">
        <w:t xml:space="preserve"> </w:t>
      </w:r>
      <w:proofErr w:type="spellStart"/>
      <w:r w:rsidRPr="00B43F7E">
        <w:t>của</w:t>
      </w:r>
      <w:proofErr w:type="spellEnd"/>
      <w:r w:rsidRPr="00B43F7E">
        <w:t xml:space="preserve"> </w:t>
      </w:r>
      <w:proofErr w:type="spellStart"/>
      <w:r w:rsidRPr="00B43F7E">
        <w:t>các</w:t>
      </w:r>
      <w:proofErr w:type="spellEnd"/>
      <w:r w:rsidRPr="00B43F7E">
        <w:t xml:space="preserve"> </w:t>
      </w:r>
      <w:proofErr w:type="spellStart"/>
      <w:r w:rsidRPr="00B43F7E">
        <w:t>máy</w:t>
      </w:r>
      <w:proofErr w:type="spellEnd"/>
      <w:r w:rsidRPr="00B43F7E">
        <w:t xml:space="preserve"> </w:t>
      </w:r>
      <w:proofErr w:type="spellStart"/>
      <w:r w:rsidRPr="00B43F7E">
        <w:t>ảo</w:t>
      </w:r>
      <w:proofErr w:type="spellEnd"/>
      <w:r w:rsidRPr="00B43F7E">
        <w:t xml:space="preserve"> (Instance) </w:t>
      </w:r>
      <w:proofErr w:type="spellStart"/>
      <w:r w:rsidRPr="00B43F7E">
        <w:t>chưa</w:t>
      </w:r>
      <w:proofErr w:type="spellEnd"/>
      <w:r w:rsidRPr="00B43F7E">
        <w:t xml:space="preserve"> </w:t>
      </w:r>
      <w:proofErr w:type="spellStart"/>
      <w:r w:rsidRPr="00B43F7E">
        <w:t>đạt</w:t>
      </w:r>
      <w:proofErr w:type="spellEnd"/>
      <w:r w:rsidRPr="00B43F7E">
        <w:t xml:space="preserve"> </w:t>
      </w:r>
      <w:proofErr w:type="spellStart"/>
      <w:r w:rsidRPr="00B43F7E">
        <w:t>hiệu</w:t>
      </w:r>
      <w:proofErr w:type="spellEnd"/>
      <w:r w:rsidRPr="00B43F7E">
        <w:t xml:space="preserve"> </w:t>
      </w:r>
      <w:proofErr w:type="spellStart"/>
      <w:r w:rsidRPr="00B43F7E">
        <w:t>suất</w:t>
      </w:r>
      <w:proofErr w:type="spellEnd"/>
      <w:r w:rsidRPr="00B43F7E">
        <w:t xml:space="preserve"> </w:t>
      </w:r>
      <w:proofErr w:type="spellStart"/>
      <w:r w:rsidRPr="00B43F7E">
        <w:t>tối</w:t>
      </w:r>
      <w:proofErr w:type="spellEnd"/>
      <w:r w:rsidRPr="00B43F7E">
        <w:t xml:space="preserve"> </w:t>
      </w:r>
      <w:proofErr w:type="spellStart"/>
      <w:r w:rsidRPr="00B43F7E">
        <w:t>ưu</w:t>
      </w:r>
      <w:proofErr w:type="spellEnd"/>
      <w:r w:rsidRPr="00B43F7E">
        <w:t xml:space="preserve"> </w:t>
      </w:r>
      <w:proofErr w:type="spellStart"/>
      <w:r w:rsidRPr="00B43F7E">
        <w:t>như</w:t>
      </w:r>
      <w:proofErr w:type="spellEnd"/>
      <w:r w:rsidRPr="00B43F7E">
        <w:t xml:space="preserve"> </w:t>
      </w:r>
      <w:proofErr w:type="spellStart"/>
      <w:r w:rsidRPr="00B43F7E">
        <w:t>trên</w:t>
      </w:r>
      <w:proofErr w:type="spellEnd"/>
      <w:r w:rsidRPr="00B43F7E">
        <w:t xml:space="preserve"> </w:t>
      </w:r>
      <w:proofErr w:type="spellStart"/>
      <w:r w:rsidRPr="00B43F7E">
        <w:t>máy</w:t>
      </w:r>
      <w:proofErr w:type="spellEnd"/>
      <w:r w:rsidRPr="00B43F7E">
        <w:t xml:space="preserve"> </w:t>
      </w:r>
      <w:proofErr w:type="spellStart"/>
      <w:r w:rsidRPr="00B43F7E">
        <w:t>chủ</w:t>
      </w:r>
      <w:proofErr w:type="spellEnd"/>
      <w:r w:rsidRPr="00B43F7E">
        <w:t xml:space="preserve"> </w:t>
      </w:r>
      <w:proofErr w:type="spellStart"/>
      <w:r w:rsidRPr="00B43F7E">
        <w:t>vật</w:t>
      </w:r>
      <w:proofErr w:type="spellEnd"/>
      <w:r w:rsidRPr="00B43F7E">
        <w:t xml:space="preserve"> </w:t>
      </w:r>
      <w:proofErr w:type="spellStart"/>
      <w:r w:rsidRPr="00B43F7E">
        <w:t>lý</w:t>
      </w:r>
      <w:proofErr w:type="spellEnd"/>
      <w:r w:rsidRPr="00B43F7E">
        <w:t>.</w:t>
      </w:r>
    </w:p>
    <w:p w14:paraId="3745D628" w14:textId="7F1490E7" w:rsidR="0041495D" w:rsidRPr="00837B5D" w:rsidRDefault="0041495D" w:rsidP="00A34E1C">
      <w:pPr>
        <w:pStyle w:val="Heading2"/>
        <w:rPr>
          <w:lang w:val="vi-VN"/>
        </w:rPr>
      </w:pPr>
      <w:bookmarkStart w:id="40" w:name="_Toc214908486"/>
      <w:r w:rsidRPr="0041495D">
        <w:t xml:space="preserve">2. </w:t>
      </w:r>
      <w:proofErr w:type="spellStart"/>
      <w:r w:rsidRPr="0041495D">
        <w:t>Kiến</w:t>
      </w:r>
      <w:proofErr w:type="spellEnd"/>
      <w:r w:rsidRPr="0041495D">
        <w:t xml:space="preserve"> </w:t>
      </w:r>
      <w:proofErr w:type="spellStart"/>
      <w:r w:rsidRPr="0041495D">
        <w:t>thức</w:t>
      </w:r>
      <w:proofErr w:type="spellEnd"/>
      <w:r w:rsidRPr="0041495D">
        <w:t xml:space="preserve"> </w:t>
      </w:r>
      <w:proofErr w:type="spellStart"/>
      <w:r w:rsidRPr="0041495D">
        <w:t>đạt</w:t>
      </w:r>
      <w:proofErr w:type="spellEnd"/>
      <w:r w:rsidRPr="0041495D">
        <w:t xml:space="preserve"> </w:t>
      </w:r>
      <w:proofErr w:type="spellStart"/>
      <w:r w:rsidR="00837B5D">
        <w:t>được</w:t>
      </w:r>
      <w:proofErr w:type="spellEnd"/>
      <w:r w:rsidR="00837B5D">
        <w:rPr>
          <w:lang w:val="vi-VN"/>
        </w:rPr>
        <w:t>.</w:t>
      </w:r>
      <w:bookmarkEnd w:id="40"/>
    </w:p>
    <w:p w14:paraId="0D35897C" w14:textId="77777777" w:rsidR="0041495D" w:rsidRPr="0041495D" w:rsidRDefault="0041495D" w:rsidP="0041495D">
      <w:proofErr w:type="spellStart"/>
      <w:r w:rsidRPr="0041495D">
        <w:t>Quá</w:t>
      </w:r>
      <w:proofErr w:type="spellEnd"/>
      <w:r w:rsidRPr="0041495D">
        <w:t xml:space="preserve"> </w:t>
      </w:r>
      <w:proofErr w:type="spellStart"/>
      <w:r w:rsidRPr="0041495D">
        <w:t>trình</w:t>
      </w:r>
      <w:proofErr w:type="spellEnd"/>
      <w:r w:rsidRPr="0041495D">
        <w:t xml:space="preserve"> </w:t>
      </w:r>
      <w:proofErr w:type="spellStart"/>
      <w:r w:rsidRPr="0041495D">
        <w:t>thực</w:t>
      </w:r>
      <w:proofErr w:type="spellEnd"/>
      <w:r w:rsidRPr="0041495D">
        <w:t xml:space="preserve"> </w:t>
      </w:r>
      <w:proofErr w:type="spellStart"/>
      <w:r w:rsidRPr="0041495D">
        <w:t>hiện</w:t>
      </w:r>
      <w:proofErr w:type="spellEnd"/>
      <w:r w:rsidRPr="0041495D">
        <w:t xml:space="preserve"> </w:t>
      </w:r>
      <w:proofErr w:type="spellStart"/>
      <w:r w:rsidRPr="0041495D">
        <w:t>đồ</w:t>
      </w:r>
      <w:proofErr w:type="spellEnd"/>
      <w:r w:rsidRPr="0041495D">
        <w:t xml:space="preserve"> </w:t>
      </w:r>
      <w:proofErr w:type="spellStart"/>
      <w:r w:rsidRPr="0041495D">
        <w:t>án</w:t>
      </w:r>
      <w:proofErr w:type="spellEnd"/>
      <w:r w:rsidRPr="0041495D">
        <w:t xml:space="preserve"> </w:t>
      </w:r>
      <w:proofErr w:type="spellStart"/>
      <w:r w:rsidRPr="0041495D">
        <w:t>đã</w:t>
      </w:r>
      <w:proofErr w:type="spellEnd"/>
      <w:r w:rsidRPr="0041495D">
        <w:t xml:space="preserve"> </w:t>
      </w:r>
      <w:proofErr w:type="spellStart"/>
      <w:r w:rsidRPr="0041495D">
        <w:t>mang</w:t>
      </w:r>
      <w:proofErr w:type="spellEnd"/>
      <w:r w:rsidRPr="0041495D">
        <w:t xml:space="preserve"> </w:t>
      </w:r>
      <w:proofErr w:type="spellStart"/>
      <w:r w:rsidRPr="0041495D">
        <w:t>lại</w:t>
      </w:r>
      <w:proofErr w:type="spellEnd"/>
      <w:r w:rsidRPr="0041495D">
        <w:t xml:space="preserve"> </w:t>
      </w:r>
      <w:proofErr w:type="spellStart"/>
      <w:r w:rsidRPr="0041495D">
        <w:t>cho</w:t>
      </w:r>
      <w:proofErr w:type="spellEnd"/>
      <w:r w:rsidRPr="0041495D">
        <w:t xml:space="preserve"> </w:t>
      </w:r>
      <w:proofErr w:type="spellStart"/>
      <w:r w:rsidRPr="0041495D">
        <w:t>nhóm</w:t>
      </w:r>
      <w:proofErr w:type="spellEnd"/>
      <w:r w:rsidRPr="0041495D">
        <w:t xml:space="preserve"> </w:t>
      </w:r>
      <w:proofErr w:type="spellStart"/>
      <w:r w:rsidRPr="0041495D">
        <w:t>những</w:t>
      </w:r>
      <w:proofErr w:type="spellEnd"/>
      <w:r w:rsidRPr="0041495D">
        <w:t xml:space="preserve"> </w:t>
      </w:r>
      <w:proofErr w:type="spellStart"/>
      <w:r w:rsidRPr="0041495D">
        <w:t>kiến</w:t>
      </w:r>
      <w:proofErr w:type="spellEnd"/>
      <w:r w:rsidRPr="0041495D">
        <w:t xml:space="preserve"> </w:t>
      </w:r>
      <w:proofErr w:type="spellStart"/>
      <w:r w:rsidRPr="0041495D">
        <w:t>thức</w:t>
      </w:r>
      <w:proofErr w:type="spellEnd"/>
      <w:r w:rsidRPr="0041495D">
        <w:t xml:space="preserve"> </w:t>
      </w:r>
      <w:proofErr w:type="spellStart"/>
      <w:r w:rsidRPr="0041495D">
        <w:t>và</w:t>
      </w:r>
      <w:proofErr w:type="spellEnd"/>
      <w:r w:rsidRPr="0041495D">
        <w:t xml:space="preserve"> </w:t>
      </w:r>
      <w:proofErr w:type="spellStart"/>
      <w:r w:rsidRPr="0041495D">
        <w:t>kinh</w:t>
      </w:r>
      <w:proofErr w:type="spellEnd"/>
      <w:r w:rsidRPr="0041495D">
        <w:t xml:space="preserve"> </w:t>
      </w:r>
      <w:proofErr w:type="spellStart"/>
      <w:r w:rsidRPr="0041495D">
        <w:t>nghiệm</w:t>
      </w:r>
      <w:proofErr w:type="spellEnd"/>
      <w:r w:rsidRPr="0041495D">
        <w:t xml:space="preserve"> </w:t>
      </w:r>
      <w:proofErr w:type="spellStart"/>
      <w:r w:rsidRPr="0041495D">
        <w:t>thực</w:t>
      </w:r>
      <w:proofErr w:type="spellEnd"/>
      <w:r w:rsidRPr="0041495D">
        <w:t xml:space="preserve"> </w:t>
      </w:r>
      <w:proofErr w:type="spellStart"/>
      <w:r w:rsidRPr="0041495D">
        <w:t>tiễn</w:t>
      </w:r>
      <w:proofErr w:type="spellEnd"/>
      <w:r w:rsidRPr="0041495D">
        <w:t xml:space="preserve"> </w:t>
      </w:r>
      <w:proofErr w:type="spellStart"/>
      <w:r w:rsidRPr="0041495D">
        <w:t>quý</w:t>
      </w:r>
      <w:proofErr w:type="spellEnd"/>
      <w:r w:rsidRPr="0041495D">
        <w:t xml:space="preserve"> </w:t>
      </w:r>
      <w:proofErr w:type="spellStart"/>
      <w:r w:rsidRPr="0041495D">
        <w:t>giá</w:t>
      </w:r>
      <w:proofErr w:type="spellEnd"/>
      <w:r w:rsidRPr="0041495D">
        <w:t>:</w:t>
      </w:r>
    </w:p>
    <w:p w14:paraId="59E8226D" w14:textId="559DBC6C" w:rsidR="0041495D" w:rsidRPr="0041495D" w:rsidRDefault="0041495D" w:rsidP="00151727">
      <w:pPr>
        <w:numPr>
          <w:ilvl w:val="0"/>
          <w:numId w:val="25"/>
        </w:numPr>
        <w:spacing w:line="240" w:lineRule="auto"/>
      </w:pPr>
      <w:proofErr w:type="spellStart"/>
      <w:r w:rsidRPr="0041495D">
        <w:t>Hiểu</w:t>
      </w:r>
      <w:proofErr w:type="spellEnd"/>
      <w:r w:rsidRPr="0041495D">
        <w:t xml:space="preserve"> </w:t>
      </w:r>
      <w:proofErr w:type="spellStart"/>
      <w:r w:rsidRPr="0041495D">
        <w:t>về</w:t>
      </w:r>
      <w:proofErr w:type="spellEnd"/>
      <w:r w:rsidRPr="0041495D">
        <w:t xml:space="preserve"> IaaS </w:t>
      </w:r>
      <w:proofErr w:type="spellStart"/>
      <w:r w:rsidRPr="0041495D">
        <w:t>và</w:t>
      </w:r>
      <w:proofErr w:type="spellEnd"/>
      <w:r w:rsidRPr="0041495D">
        <w:t xml:space="preserve"> OpenStack: </w:t>
      </w:r>
      <w:proofErr w:type="spellStart"/>
      <w:r w:rsidRPr="0041495D">
        <w:t>Nắm</w:t>
      </w:r>
      <w:proofErr w:type="spellEnd"/>
      <w:r w:rsidRPr="0041495D">
        <w:t xml:space="preserve"> </w:t>
      </w:r>
      <w:proofErr w:type="spellStart"/>
      <w:r w:rsidRPr="0041495D">
        <w:t>vững</w:t>
      </w:r>
      <w:proofErr w:type="spellEnd"/>
      <w:r w:rsidRPr="0041495D">
        <w:t xml:space="preserve"> </w:t>
      </w:r>
      <w:proofErr w:type="spellStart"/>
      <w:r w:rsidRPr="0041495D">
        <w:t>kiến</w:t>
      </w:r>
      <w:proofErr w:type="spellEnd"/>
      <w:r w:rsidRPr="0041495D">
        <w:t xml:space="preserve"> </w:t>
      </w:r>
      <w:proofErr w:type="spellStart"/>
      <w:r w:rsidRPr="0041495D">
        <w:t>trúc</w:t>
      </w:r>
      <w:proofErr w:type="spellEnd"/>
      <w:r w:rsidRPr="0041495D">
        <w:t xml:space="preserve"> module </w:t>
      </w:r>
      <w:proofErr w:type="spellStart"/>
      <w:r w:rsidRPr="0041495D">
        <w:t>của</w:t>
      </w:r>
      <w:proofErr w:type="spellEnd"/>
      <w:r w:rsidRPr="0041495D">
        <w:t xml:space="preserve"> OpenStack, </w:t>
      </w:r>
      <w:proofErr w:type="spellStart"/>
      <w:r w:rsidRPr="0041495D">
        <w:t>hiểu</w:t>
      </w:r>
      <w:proofErr w:type="spellEnd"/>
      <w:r w:rsidRPr="0041495D">
        <w:t xml:space="preserve"> </w:t>
      </w:r>
      <w:proofErr w:type="spellStart"/>
      <w:r w:rsidRPr="0041495D">
        <w:t>rõ</w:t>
      </w:r>
      <w:proofErr w:type="spellEnd"/>
      <w:r w:rsidRPr="0041495D">
        <w:t xml:space="preserve"> </w:t>
      </w:r>
      <w:proofErr w:type="spellStart"/>
      <w:r w:rsidRPr="0041495D">
        <w:t>luồng</w:t>
      </w:r>
      <w:proofErr w:type="spellEnd"/>
      <w:r w:rsidRPr="0041495D">
        <w:t xml:space="preserve"> </w:t>
      </w:r>
      <w:proofErr w:type="spellStart"/>
      <w:r w:rsidRPr="0041495D">
        <w:t>hoạt</w:t>
      </w:r>
      <w:proofErr w:type="spellEnd"/>
      <w:r w:rsidRPr="0041495D">
        <w:t xml:space="preserve"> </w:t>
      </w:r>
      <w:proofErr w:type="spellStart"/>
      <w:r w:rsidRPr="0041495D">
        <w:t>động</w:t>
      </w:r>
      <w:proofErr w:type="spellEnd"/>
      <w:r w:rsidRPr="0041495D">
        <w:t xml:space="preserve"> (workflow) </w:t>
      </w:r>
      <w:proofErr w:type="spellStart"/>
      <w:r w:rsidRPr="0041495D">
        <w:t>khi</w:t>
      </w:r>
      <w:proofErr w:type="spellEnd"/>
      <w:r w:rsidRPr="0041495D">
        <w:t xml:space="preserve"> </w:t>
      </w:r>
      <w:proofErr w:type="spellStart"/>
      <w:r w:rsidRPr="0041495D">
        <w:t>một</w:t>
      </w:r>
      <w:proofErr w:type="spellEnd"/>
      <w:r w:rsidRPr="0041495D">
        <w:t xml:space="preserve"> </w:t>
      </w:r>
      <w:proofErr w:type="spellStart"/>
      <w:r w:rsidRPr="0041495D">
        <w:t>máy</w:t>
      </w:r>
      <w:proofErr w:type="spellEnd"/>
      <w:r w:rsidRPr="0041495D">
        <w:t xml:space="preserve"> </w:t>
      </w:r>
      <w:proofErr w:type="spellStart"/>
      <w:r w:rsidRPr="0041495D">
        <w:t>ảo</w:t>
      </w:r>
      <w:proofErr w:type="spellEnd"/>
      <w:r w:rsidRPr="0041495D">
        <w:t xml:space="preserve"> </w:t>
      </w:r>
      <w:proofErr w:type="spellStart"/>
      <w:r w:rsidRPr="0041495D">
        <w:t>được</w:t>
      </w:r>
      <w:proofErr w:type="spellEnd"/>
      <w:r w:rsidRPr="0041495D">
        <w:t xml:space="preserve"> </w:t>
      </w:r>
      <w:proofErr w:type="spellStart"/>
      <w:r w:rsidRPr="0041495D">
        <w:t>tạo</w:t>
      </w:r>
      <w:proofErr w:type="spellEnd"/>
      <w:r w:rsidRPr="0041495D">
        <w:t xml:space="preserve"> </w:t>
      </w:r>
      <w:proofErr w:type="spellStart"/>
      <w:r w:rsidRPr="0041495D">
        <w:t>ra</w:t>
      </w:r>
      <w:proofErr w:type="spellEnd"/>
      <w:r w:rsidR="0058245D">
        <w:t xml:space="preserve"> </w:t>
      </w:r>
      <w:proofErr w:type="spellStart"/>
      <w:r w:rsidR="0058245D">
        <w:t>trên</w:t>
      </w:r>
      <w:proofErr w:type="spellEnd"/>
      <w:r w:rsidR="0058245D">
        <w:t xml:space="preserve"> OpenStack</w:t>
      </w:r>
      <w:r w:rsidRPr="0041495D">
        <w:t>.</w:t>
      </w:r>
    </w:p>
    <w:p w14:paraId="397D9B45" w14:textId="7040BF54" w:rsidR="0041495D" w:rsidRPr="0041495D" w:rsidRDefault="0041495D" w:rsidP="00F1593C">
      <w:pPr>
        <w:numPr>
          <w:ilvl w:val="0"/>
          <w:numId w:val="25"/>
        </w:numPr>
      </w:pPr>
      <w:proofErr w:type="spellStart"/>
      <w:r w:rsidRPr="0041495D">
        <w:t>Kỹ</w:t>
      </w:r>
      <w:proofErr w:type="spellEnd"/>
      <w:r w:rsidRPr="0041495D">
        <w:t xml:space="preserve"> </w:t>
      </w:r>
      <w:proofErr w:type="spellStart"/>
      <w:r w:rsidRPr="0041495D">
        <w:t>năng</w:t>
      </w:r>
      <w:proofErr w:type="spellEnd"/>
      <w:r w:rsidRPr="0041495D">
        <w:t xml:space="preserve"> </w:t>
      </w:r>
      <w:proofErr w:type="spellStart"/>
      <w:r w:rsidRPr="0041495D">
        <w:t>quản</w:t>
      </w:r>
      <w:proofErr w:type="spellEnd"/>
      <w:r w:rsidRPr="0041495D">
        <w:t xml:space="preserve"> </w:t>
      </w:r>
      <w:proofErr w:type="spellStart"/>
      <w:r w:rsidRPr="0041495D">
        <w:t>trị</w:t>
      </w:r>
      <w:proofErr w:type="spellEnd"/>
      <w:r w:rsidRPr="0041495D">
        <w:t xml:space="preserve"> </w:t>
      </w:r>
      <w:proofErr w:type="spellStart"/>
      <w:r w:rsidRPr="0041495D">
        <w:t>hệ</w:t>
      </w:r>
      <w:proofErr w:type="spellEnd"/>
      <w:r w:rsidRPr="0041495D">
        <w:t xml:space="preserve"> </w:t>
      </w:r>
      <w:proofErr w:type="spellStart"/>
      <w:r w:rsidRPr="0041495D">
        <w:t>thống</w:t>
      </w:r>
      <w:proofErr w:type="spellEnd"/>
      <w:r w:rsidRPr="0041495D">
        <w:t xml:space="preserve"> Linux &amp; </w:t>
      </w:r>
      <w:proofErr w:type="spellStart"/>
      <w:r w:rsidRPr="0041495D">
        <w:t>Mạng</w:t>
      </w:r>
      <w:proofErr w:type="spellEnd"/>
      <w:r w:rsidRPr="0041495D">
        <w:t xml:space="preserve">: </w:t>
      </w:r>
      <w:proofErr w:type="spellStart"/>
      <w:r w:rsidRPr="0041495D">
        <w:t>Nâng</w:t>
      </w:r>
      <w:proofErr w:type="spellEnd"/>
      <w:r w:rsidRPr="0041495D">
        <w:t xml:space="preserve"> </w:t>
      </w:r>
      <w:proofErr w:type="spellStart"/>
      <w:r w:rsidRPr="0041495D">
        <w:t>cao</w:t>
      </w:r>
      <w:proofErr w:type="spellEnd"/>
      <w:r w:rsidRPr="0041495D">
        <w:t xml:space="preserve"> </w:t>
      </w:r>
      <w:proofErr w:type="spellStart"/>
      <w:r w:rsidRPr="0041495D">
        <w:t>kỹ</w:t>
      </w:r>
      <w:proofErr w:type="spellEnd"/>
      <w:r w:rsidRPr="0041495D">
        <w:t xml:space="preserve"> </w:t>
      </w:r>
      <w:proofErr w:type="spellStart"/>
      <w:r w:rsidRPr="0041495D">
        <w:t>năng</w:t>
      </w:r>
      <w:proofErr w:type="spellEnd"/>
      <w:r w:rsidRPr="0041495D">
        <w:t xml:space="preserve"> </w:t>
      </w:r>
      <w:proofErr w:type="spellStart"/>
      <w:r w:rsidRPr="0041495D">
        <w:t>cấu</w:t>
      </w:r>
      <w:proofErr w:type="spellEnd"/>
      <w:r w:rsidRPr="0041495D">
        <w:t xml:space="preserve"> </w:t>
      </w:r>
      <w:proofErr w:type="spellStart"/>
      <w:r w:rsidRPr="0041495D">
        <w:t>hình</w:t>
      </w:r>
      <w:proofErr w:type="spellEnd"/>
      <w:r w:rsidRPr="0041495D">
        <w:t xml:space="preserve"> </w:t>
      </w:r>
      <w:r w:rsidR="0034026C">
        <w:t>network</w:t>
      </w:r>
      <w:r w:rsidRPr="0041495D">
        <w:t xml:space="preserve">, </w:t>
      </w:r>
      <w:proofErr w:type="spellStart"/>
      <w:r w:rsidRPr="0041495D">
        <w:t>quản</w:t>
      </w:r>
      <w:proofErr w:type="spellEnd"/>
      <w:r w:rsidRPr="0041495D">
        <w:t xml:space="preserve"> </w:t>
      </w:r>
      <w:proofErr w:type="spellStart"/>
      <w:r w:rsidRPr="0041495D">
        <w:t>lý</w:t>
      </w:r>
      <w:proofErr w:type="spellEnd"/>
      <w:r w:rsidRPr="0041495D">
        <w:t xml:space="preserve"> Interface </w:t>
      </w:r>
      <w:proofErr w:type="spellStart"/>
      <w:r w:rsidRPr="0041495D">
        <w:t>và</w:t>
      </w:r>
      <w:proofErr w:type="spellEnd"/>
      <w:r w:rsidRPr="0041495D">
        <w:t xml:space="preserve"> debug </w:t>
      </w:r>
      <w:proofErr w:type="spellStart"/>
      <w:r w:rsidRPr="0041495D">
        <w:t>lỗi</w:t>
      </w:r>
      <w:proofErr w:type="spellEnd"/>
      <w:r w:rsidRPr="0041495D">
        <w:t xml:space="preserve"> </w:t>
      </w:r>
      <w:proofErr w:type="spellStart"/>
      <w:r w:rsidRPr="0041495D">
        <w:t>hệ</w:t>
      </w:r>
      <w:proofErr w:type="spellEnd"/>
      <w:r w:rsidRPr="0041495D">
        <w:t xml:space="preserve"> </w:t>
      </w:r>
      <w:proofErr w:type="spellStart"/>
      <w:r w:rsidRPr="0041495D">
        <w:t>thống</w:t>
      </w:r>
      <w:proofErr w:type="spellEnd"/>
      <w:r w:rsidRPr="0041495D">
        <w:t xml:space="preserve"> </w:t>
      </w:r>
      <w:proofErr w:type="spellStart"/>
      <w:r w:rsidRPr="0041495D">
        <w:t>thông</w:t>
      </w:r>
      <w:proofErr w:type="spellEnd"/>
      <w:r w:rsidRPr="0041495D">
        <w:t xml:space="preserve"> qua Log file.</w:t>
      </w:r>
    </w:p>
    <w:p w14:paraId="22BA8095" w14:textId="77777777" w:rsidR="0041495D" w:rsidRPr="0041495D" w:rsidRDefault="0041495D" w:rsidP="00F1593C">
      <w:pPr>
        <w:numPr>
          <w:ilvl w:val="0"/>
          <w:numId w:val="25"/>
        </w:numPr>
      </w:pPr>
      <w:proofErr w:type="spellStart"/>
      <w:r w:rsidRPr="0041495D">
        <w:t>Làm</w:t>
      </w:r>
      <w:proofErr w:type="spellEnd"/>
      <w:r w:rsidRPr="0041495D">
        <w:t xml:space="preserve"> </w:t>
      </w:r>
      <w:proofErr w:type="spellStart"/>
      <w:r w:rsidRPr="0041495D">
        <w:t>việc</w:t>
      </w:r>
      <w:proofErr w:type="spellEnd"/>
      <w:r w:rsidRPr="0041495D">
        <w:t xml:space="preserve"> </w:t>
      </w:r>
      <w:proofErr w:type="spellStart"/>
      <w:r w:rsidRPr="0041495D">
        <w:t>với</w:t>
      </w:r>
      <w:proofErr w:type="spellEnd"/>
      <w:r w:rsidRPr="0041495D">
        <w:t xml:space="preserve"> </w:t>
      </w:r>
      <w:proofErr w:type="spellStart"/>
      <w:r w:rsidRPr="0041495D">
        <w:t>công</w:t>
      </w:r>
      <w:proofErr w:type="spellEnd"/>
      <w:r w:rsidRPr="0041495D">
        <w:t xml:space="preserve"> </w:t>
      </w:r>
      <w:proofErr w:type="spellStart"/>
      <w:r w:rsidRPr="0041495D">
        <w:t>nghệ</w:t>
      </w:r>
      <w:proofErr w:type="spellEnd"/>
      <w:r w:rsidRPr="0041495D">
        <w:t xml:space="preserve"> Container &amp; Automation: </w:t>
      </w:r>
      <w:proofErr w:type="spellStart"/>
      <w:r w:rsidRPr="0041495D">
        <w:t>Hiểu</w:t>
      </w:r>
      <w:proofErr w:type="spellEnd"/>
      <w:r w:rsidRPr="0041495D">
        <w:t xml:space="preserve"> </w:t>
      </w:r>
      <w:proofErr w:type="spellStart"/>
      <w:r w:rsidRPr="0041495D">
        <w:t>và</w:t>
      </w:r>
      <w:proofErr w:type="spellEnd"/>
      <w:r w:rsidRPr="0041495D">
        <w:t xml:space="preserve"> </w:t>
      </w:r>
      <w:proofErr w:type="spellStart"/>
      <w:r w:rsidRPr="0041495D">
        <w:t>áp</w:t>
      </w:r>
      <w:proofErr w:type="spellEnd"/>
      <w:r w:rsidRPr="0041495D">
        <w:t xml:space="preserve"> </w:t>
      </w:r>
      <w:proofErr w:type="spellStart"/>
      <w:r w:rsidRPr="0041495D">
        <w:t>dụng</w:t>
      </w:r>
      <w:proofErr w:type="spellEnd"/>
      <w:r w:rsidRPr="0041495D">
        <w:t xml:space="preserve"> </w:t>
      </w:r>
      <w:proofErr w:type="spellStart"/>
      <w:r w:rsidRPr="0041495D">
        <w:t>được</w:t>
      </w:r>
      <w:proofErr w:type="spellEnd"/>
      <w:r w:rsidRPr="0041495D">
        <w:t xml:space="preserve"> </w:t>
      </w:r>
      <w:proofErr w:type="spellStart"/>
      <w:r w:rsidRPr="0041495D">
        <w:t>công</w:t>
      </w:r>
      <w:proofErr w:type="spellEnd"/>
      <w:r w:rsidRPr="0041495D">
        <w:t xml:space="preserve"> </w:t>
      </w:r>
      <w:proofErr w:type="spellStart"/>
      <w:r w:rsidRPr="0041495D">
        <w:t>nghệ</w:t>
      </w:r>
      <w:proofErr w:type="spellEnd"/>
      <w:r w:rsidRPr="0041495D">
        <w:t xml:space="preserve"> Docker </w:t>
      </w:r>
      <w:proofErr w:type="spellStart"/>
      <w:r w:rsidRPr="0041495D">
        <w:t>trong</w:t>
      </w:r>
      <w:proofErr w:type="spellEnd"/>
      <w:r w:rsidRPr="0041495D">
        <w:t xml:space="preserve"> </w:t>
      </w:r>
      <w:proofErr w:type="spellStart"/>
      <w:r w:rsidRPr="0041495D">
        <w:t>việc</w:t>
      </w:r>
      <w:proofErr w:type="spellEnd"/>
      <w:r w:rsidRPr="0041495D">
        <w:t xml:space="preserve"> </w:t>
      </w:r>
      <w:proofErr w:type="spellStart"/>
      <w:r w:rsidRPr="0041495D">
        <w:t>đóng</w:t>
      </w:r>
      <w:proofErr w:type="spellEnd"/>
      <w:r w:rsidRPr="0041495D">
        <w:t xml:space="preserve"> </w:t>
      </w:r>
      <w:proofErr w:type="spellStart"/>
      <w:r w:rsidRPr="0041495D">
        <w:t>gói</w:t>
      </w:r>
      <w:proofErr w:type="spellEnd"/>
      <w:r w:rsidRPr="0041495D">
        <w:t xml:space="preserve"> </w:t>
      </w:r>
      <w:proofErr w:type="spellStart"/>
      <w:r w:rsidRPr="0041495D">
        <w:t>dịch</w:t>
      </w:r>
      <w:proofErr w:type="spellEnd"/>
      <w:r w:rsidRPr="0041495D">
        <w:t xml:space="preserve"> </w:t>
      </w:r>
      <w:proofErr w:type="spellStart"/>
      <w:r w:rsidRPr="0041495D">
        <w:t>vụ</w:t>
      </w:r>
      <w:proofErr w:type="spellEnd"/>
      <w:r w:rsidRPr="0041495D">
        <w:t xml:space="preserve"> </w:t>
      </w:r>
      <w:proofErr w:type="spellStart"/>
      <w:r w:rsidRPr="0041495D">
        <w:t>hạ</w:t>
      </w:r>
      <w:proofErr w:type="spellEnd"/>
      <w:r w:rsidRPr="0041495D">
        <w:t xml:space="preserve"> </w:t>
      </w:r>
      <w:proofErr w:type="spellStart"/>
      <w:r w:rsidRPr="0041495D">
        <w:t>tầng</w:t>
      </w:r>
      <w:proofErr w:type="spellEnd"/>
      <w:r w:rsidRPr="0041495D">
        <w:t xml:space="preserve">, </w:t>
      </w:r>
      <w:proofErr w:type="spellStart"/>
      <w:r w:rsidRPr="0041495D">
        <w:t>cũng</w:t>
      </w:r>
      <w:proofErr w:type="spellEnd"/>
      <w:r w:rsidRPr="0041495D">
        <w:t xml:space="preserve"> </w:t>
      </w:r>
      <w:proofErr w:type="spellStart"/>
      <w:r w:rsidRPr="0041495D">
        <w:t>như</w:t>
      </w:r>
      <w:proofErr w:type="spellEnd"/>
      <w:r w:rsidRPr="0041495D">
        <w:t xml:space="preserve"> </w:t>
      </w:r>
      <w:proofErr w:type="spellStart"/>
      <w:r w:rsidRPr="0041495D">
        <w:t>sử</w:t>
      </w:r>
      <w:proofErr w:type="spellEnd"/>
      <w:r w:rsidRPr="0041495D">
        <w:t xml:space="preserve"> </w:t>
      </w:r>
      <w:proofErr w:type="spellStart"/>
      <w:r w:rsidRPr="0041495D">
        <w:t>dụng</w:t>
      </w:r>
      <w:proofErr w:type="spellEnd"/>
      <w:r w:rsidRPr="0041495D">
        <w:t xml:space="preserve"> Ansible </w:t>
      </w:r>
      <w:proofErr w:type="spellStart"/>
      <w:r w:rsidRPr="0041495D">
        <w:t>để</w:t>
      </w:r>
      <w:proofErr w:type="spellEnd"/>
      <w:r w:rsidRPr="0041495D">
        <w:t xml:space="preserve"> </w:t>
      </w:r>
      <w:proofErr w:type="spellStart"/>
      <w:r w:rsidRPr="0041495D">
        <w:t>tự</w:t>
      </w:r>
      <w:proofErr w:type="spellEnd"/>
      <w:r w:rsidRPr="0041495D">
        <w:t xml:space="preserve"> </w:t>
      </w:r>
      <w:proofErr w:type="spellStart"/>
      <w:r w:rsidRPr="0041495D">
        <w:t>động</w:t>
      </w:r>
      <w:proofErr w:type="spellEnd"/>
      <w:r w:rsidRPr="0041495D">
        <w:t xml:space="preserve"> </w:t>
      </w:r>
      <w:proofErr w:type="spellStart"/>
      <w:r w:rsidRPr="0041495D">
        <w:t>hóa</w:t>
      </w:r>
      <w:proofErr w:type="spellEnd"/>
      <w:r w:rsidRPr="0041495D">
        <w:t xml:space="preserve"> </w:t>
      </w:r>
      <w:proofErr w:type="spellStart"/>
      <w:r w:rsidRPr="0041495D">
        <w:t>quy</w:t>
      </w:r>
      <w:proofErr w:type="spellEnd"/>
      <w:r w:rsidRPr="0041495D">
        <w:t xml:space="preserve"> </w:t>
      </w:r>
      <w:proofErr w:type="spellStart"/>
      <w:r w:rsidRPr="0041495D">
        <w:t>trình</w:t>
      </w:r>
      <w:proofErr w:type="spellEnd"/>
      <w:r w:rsidRPr="0041495D">
        <w:t xml:space="preserve"> </w:t>
      </w:r>
      <w:proofErr w:type="spellStart"/>
      <w:r w:rsidRPr="0041495D">
        <w:t>cài</w:t>
      </w:r>
      <w:proofErr w:type="spellEnd"/>
      <w:r w:rsidRPr="0041495D">
        <w:t xml:space="preserve"> </w:t>
      </w:r>
      <w:proofErr w:type="spellStart"/>
      <w:r w:rsidRPr="0041495D">
        <w:t>đặt</w:t>
      </w:r>
      <w:proofErr w:type="spellEnd"/>
      <w:r w:rsidRPr="0041495D">
        <w:t xml:space="preserve"> </w:t>
      </w:r>
      <w:proofErr w:type="spellStart"/>
      <w:r w:rsidRPr="0041495D">
        <w:t>cấu</w:t>
      </w:r>
      <w:proofErr w:type="spellEnd"/>
      <w:r w:rsidRPr="0041495D">
        <w:t xml:space="preserve"> </w:t>
      </w:r>
      <w:proofErr w:type="spellStart"/>
      <w:r w:rsidRPr="0041495D">
        <w:t>hình</w:t>
      </w:r>
      <w:proofErr w:type="spellEnd"/>
      <w:r w:rsidRPr="0041495D">
        <w:t xml:space="preserve"> </w:t>
      </w:r>
      <w:proofErr w:type="spellStart"/>
      <w:r w:rsidRPr="0041495D">
        <w:t>phức</w:t>
      </w:r>
      <w:proofErr w:type="spellEnd"/>
      <w:r w:rsidRPr="0041495D">
        <w:t xml:space="preserve"> </w:t>
      </w:r>
      <w:proofErr w:type="spellStart"/>
      <w:r w:rsidRPr="0041495D">
        <w:t>tạp</w:t>
      </w:r>
      <w:proofErr w:type="spellEnd"/>
      <w:r w:rsidRPr="0041495D">
        <w:t>.</w:t>
      </w:r>
    </w:p>
    <w:p w14:paraId="67E397C9" w14:textId="24A2397C" w:rsidR="0041495D" w:rsidRPr="00837B5D" w:rsidRDefault="0041495D" w:rsidP="00A34E1C">
      <w:pPr>
        <w:pStyle w:val="Heading2"/>
        <w:rPr>
          <w:lang w:val="vi-VN"/>
        </w:rPr>
      </w:pPr>
      <w:bookmarkStart w:id="41" w:name="_Toc214908487"/>
      <w:r w:rsidRPr="0041495D">
        <w:t xml:space="preserve">3. </w:t>
      </w:r>
      <w:proofErr w:type="spellStart"/>
      <w:r w:rsidRPr="0041495D">
        <w:t>Hướng</w:t>
      </w:r>
      <w:proofErr w:type="spellEnd"/>
      <w:r w:rsidRPr="0041495D">
        <w:t xml:space="preserve"> </w:t>
      </w:r>
      <w:proofErr w:type="spellStart"/>
      <w:r w:rsidRPr="0041495D">
        <w:t>phát</w:t>
      </w:r>
      <w:proofErr w:type="spellEnd"/>
      <w:r w:rsidRPr="0041495D">
        <w:t xml:space="preserve"> </w:t>
      </w:r>
      <w:proofErr w:type="spellStart"/>
      <w:r w:rsidR="00837B5D">
        <w:t>triển</w:t>
      </w:r>
      <w:proofErr w:type="spellEnd"/>
      <w:r w:rsidR="00837B5D">
        <w:rPr>
          <w:lang w:val="vi-VN"/>
        </w:rPr>
        <w:t>.</w:t>
      </w:r>
      <w:bookmarkEnd w:id="41"/>
    </w:p>
    <w:p w14:paraId="2142FB0C" w14:textId="77777777" w:rsidR="0041495D" w:rsidRPr="00151727" w:rsidRDefault="0041495D" w:rsidP="0041495D">
      <w:proofErr w:type="spellStart"/>
      <w:r w:rsidRPr="00151727">
        <w:t>Nếu</w:t>
      </w:r>
      <w:proofErr w:type="spellEnd"/>
      <w:r w:rsidRPr="00151727">
        <w:t xml:space="preserve"> </w:t>
      </w:r>
      <w:proofErr w:type="spellStart"/>
      <w:r w:rsidRPr="00151727">
        <w:t>có</w:t>
      </w:r>
      <w:proofErr w:type="spellEnd"/>
      <w:r w:rsidRPr="00151727">
        <w:t xml:space="preserve"> </w:t>
      </w:r>
      <w:proofErr w:type="spellStart"/>
      <w:r w:rsidRPr="00151727">
        <w:t>điều</w:t>
      </w:r>
      <w:proofErr w:type="spellEnd"/>
      <w:r w:rsidRPr="00151727">
        <w:t xml:space="preserve"> </w:t>
      </w:r>
      <w:proofErr w:type="spellStart"/>
      <w:r w:rsidRPr="00151727">
        <w:t>kiện</w:t>
      </w:r>
      <w:proofErr w:type="spellEnd"/>
      <w:r w:rsidRPr="00151727">
        <w:t xml:space="preserve"> </w:t>
      </w:r>
      <w:proofErr w:type="spellStart"/>
      <w:r w:rsidRPr="00151727">
        <w:t>về</w:t>
      </w:r>
      <w:proofErr w:type="spellEnd"/>
      <w:r w:rsidRPr="00151727">
        <w:t xml:space="preserve"> </w:t>
      </w:r>
      <w:proofErr w:type="spellStart"/>
      <w:r w:rsidRPr="00151727">
        <w:t>tài</w:t>
      </w:r>
      <w:proofErr w:type="spellEnd"/>
      <w:r w:rsidRPr="00151727">
        <w:t xml:space="preserve"> </w:t>
      </w:r>
      <w:proofErr w:type="spellStart"/>
      <w:r w:rsidRPr="00151727">
        <w:t>nguyên</w:t>
      </w:r>
      <w:proofErr w:type="spellEnd"/>
      <w:r w:rsidRPr="00151727">
        <w:t xml:space="preserve"> </w:t>
      </w:r>
      <w:proofErr w:type="spellStart"/>
      <w:r w:rsidRPr="00151727">
        <w:t>phần</w:t>
      </w:r>
      <w:proofErr w:type="spellEnd"/>
      <w:r w:rsidRPr="00151727">
        <w:t xml:space="preserve"> </w:t>
      </w:r>
      <w:proofErr w:type="spellStart"/>
      <w:r w:rsidRPr="00151727">
        <w:t>cứng</w:t>
      </w:r>
      <w:proofErr w:type="spellEnd"/>
      <w:r w:rsidRPr="00151727">
        <w:t xml:space="preserve"> </w:t>
      </w:r>
      <w:proofErr w:type="spellStart"/>
      <w:r w:rsidRPr="00151727">
        <w:t>tốt</w:t>
      </w:r>
      <w:proofErr w:type="spellEnd"/>
      <w:r w:rsidRPr="00151727">
        <w:t xml:space="preserve"> </w:t>
      </w:r>
      <w:proofErr w:type="spellStart"/>
      <w:r w:rsidRPr="00151727">
        <w:t>hơn</w:t>
      </w:r>
      <w:proofErr w:type="spellEnd"/>
      <w:r w:rsidRPr="00151727">
        <w:t xml:space="preserve"> </w:t>
      </w:r>
      <w:proofErr w:type="spellStart"/>
      <w:r w:rsidRPr="00151727">
        <w:t>trong</w:t>
      </w:r>
      <w:proofErr w:type="spellEnd"/>
      <w:r w:rsidRPr="00151727">
        <w:t xml:space="preserve"> </w:t>
      </w:r>
      <w:proofErr w:type="spellStart"/>
      <w:r w:rsidRPr="00151727">
        <w:t>tương</w:t>
      </w:r>
      <w:proofErr w:type="spellEnd"/>
      <w:r w:rsidRPr="00151727">
        <w:t xml:space="preserve"> </w:t>
      </w:r>
      <w:proofErr w:type="spellStart"/>
      <w:r w:rsidRPr="00151727">
        <w:t>lai</w:t>
      </w:r>
      <w:proofErr w:type="spellEnd"/>
      <w:r w:rsidRPr="00151727">
        <w:t xml:space="preserve">, </w:t>
      </w:r>
      <w:proofErr w:type="spellStart"/>
      <w:r w:rsidRPr="00151727">
        <w:t>hệ</w:t>
      </w:r>
      <w:proofErr w:type="spellEnd"/>
      <w:r w:rsidRPr="00151727">
        <w:t xml:space="preserve"> </w:t>
      </w:r>
      <w:proofErr w:type="spellStart"/>
      <w:r w:rsidRPr="00151727">
        <w:t>thống</w:t>
      </w:r>
      <w:proofErr w:type="spellEnd"/>
      <w:r w:rsidRPr="00151727">
        <w:t xml:space="preserve"> </w:t>
      </w:r>
      <w:proofErr w:type="spellStart"/>
      <w:r w:rsidRPr="00151727">
        <w:t>có</w:t>
      </w:r>
      <w:proofErr w:type="spellEnd"/>
      <w:r w:rsidRPr="00151727">
        <w:t xml:space="preserve"> </w:t>
      </w:r>
      <w:proofErr w:type="spellStart"/>
      <w:r w:rsidRPr="00151727">
        <w:t>thể</w:t>
      </w:r>
      <w:proofErr w:type="spellEnd"/>
      <w:r w:rsidRPr="00151727">
        <w:t xml:space="preserve"> </w:t>
      </w:r>
      <w:proofErr w:type="spellStart"/>
      <w:r w:rsidRPr="00151727">
        <w:t>được</w:t>
      </w:r>
      <w:proofErr w:type="spellEnd"/>
      <w:r w:rsidRPr="00151727">
        <w:t xml:space="preserve"> </w:t>
      </w:r>
      <w:proofErr w:type="spellStart"/>
      <w:r w:rsidRPr="00151727">
        <w:t>nâng</w:t>
      </w:r>
      <w:proofErr w:type="spellEnd"/>
      <w:r w:rsidRPr="00151727">
        <w:t xml:space="preserve"> </w:t>
      </w:r>
      <w:proofErr w:type="spellStart"/>
      <w:r w:rsidRPr="00151727">
        <w:t>cấp</w:t>
      </w:r>
      <w:proofErr w:type="spellEnd"/>
      <w:r w:rsidRPr="00151727">
        <w:t xml:space="preserve"> </w:t>
      </w:r>
      <w:proofErr w:type="spellStart"/>
      <w:r w:rsidRPr="00151727">
        <w:t>theo</w:t>
      </w:r>
      <w:proofErr w:type="spellEnd"/>
      <w:r w:rsidRPr="00151727">
        <w:t xml:space="preserve"> </w:t>
      </w:r>
      <w:proofErr w:type="spellStart"/>
      <w:r w:rsidRPr="00151727">
        <w:t>các</w:t>
      </w:r>
      <w:proofErr w:type="spellEnd"/>
      <w:r w:rsidRPr="00151727">
        <w:t xml:space="preserve"> </w:t>
      </w:r>
      <w:proofErr w:type="spellStart"/>
      <w:r w:rsidRPr="00151727">
        <w:t>hướng</w:t>
      </w:r>
      <w:proofErr w:type="spellEnd"/>
      <w:r w:rsidRPr="00151727">
        <w:t xml:space="preserve"> </w:t>
      </w:r>
      <w:proofErr w:type="spellStart"/>
      <w:r w:rsidRPr="00151727">
        <w:t>sau</w:t>
      </w:r>
      <w:proofErr w:type="spellEnd"/>
      <w:r w:rsidRPr="00151727">
        <w:t>:</w:t>
      </w:r>
    </w:p>
    <w:p w14:paraId="21A5CCF5" w14:textId="77777777" w:rsidR="0041495D" w:rsidRPr="00151727" w:rsidRDefault="0041495D" w:rsidP="00151727">
      <w:pPr>
        <w:numPr>
          <w:ilvl w:val="0"/>
          <w:numId w:val="24"/>
        </w:numPr>
        <w:spacing w:line="240" w:lineRule="auto"/>
      </w:pPr>
      <w:proofErr w:type="spellStart"/>
      <w:r w:rsidRPr="00151727">
        <w:lastRenderedPageBreak/>
        <w:t>Kích</w:t>
      </w:r>
      <w:proofErr w:type="spellEnd"/>
      <w:r w:rsidRPr="00151727">
        <w:t xml:space="preserve"> </w:t>
      </w:r>
      <w:proofErr w:type="spellStart"/>
      <w:r w:rsidRPr="00151727">
        <w:t>hoạt</w:t>
      </w:r>
      <w:proofErr w:type="spellEnd"/>
      <w:r w:rsidRPr="00151727">
        <w:t xml:space="preserve"> Cinder &amp; Swift: </w:t>
      </w:r>
      <w:proofErr w:type="spellStart"/>
      <w:r w:rsidRPr="00151727">
        <w:t>Triển</w:t>
      </w:r>
      <w:proofErr w:type="spellEnd"/>
      <w:r w:rsidRPr="00151727">
        <w:t xml:space="preserve"> </w:t>
      </w:r>
      <w:proofErr w:type="spellStart"/>
      <w:r w:rsidRPr="00151727">
        <w:t>khai</w:t>
      </w:r>
      <w:proofErr w:type="spellEnd"/>
      <w:r w:rsidRPr="00151727">
        <w:t xml:space="preserve"> </w:t>
      </w:r>
      <w:proofErr w:type="spellStart"/>
      <w:r w:rsidRPr="00151727">
        <w:t>hệ</w:t>
      </w:r>
      <w:proofErr w:type="spellEnd"/>
      <w:r w:rsidRPr="00151727">
        <w:t xml:space="preserve"> </w:t>
      </w:r>
      <w:proofErr w:type="spellStart"/>
      <w:r w:rsidRPr="00151727">
        <w:t>thống</w:t>
      </w:r>
      <w:proofErr w:type="spellEnd"/>
      <w:r w:rsidRPr="00151727">
        <w:t xml:space="preserve"> </w:t>
      </w:r>
      <w:proofErr w:type="spellStart"/>
      <w:r w:rsidRPr="00151727">
        <w:t>lưu</w:t>
      </w:r>
      <w:proofErr w:type="spellEnd"/>
      <w:r w:rsidRPr="00151727">
        <w:t xml:space="preserve"> </w:t>
      </w:r>
      <w:proofErr w:type="spellStart"/>
      <w:r w:rsidRPr="00151727">
        <w:t>trữ</w:t>
      </w:r>
      <w:proofErr w:type="spellEnd"/>
      <w:r w:rsidRPr="00151727">
        <w:t xml:space="preserve"> </w:t>
      </w:r>
      <w:proofErr w:type="spellStart"/>
      <w:r w:rsidRPr="00151727">
        <w:t>bền</w:t>
      </w:r>
      <w:proofErr w:type="spellEnd"/>
      <w:r w:rsidRPr="00151727">
        <w:t xml:space="preserve"> </w:t>
      </w:r>
      <w:proofErr w:type="spellStart"/>
      <w:r w:rsidRPr="00151727">
        <w:t>vững</w:t>
      </w:r>
      <w:proofErr w:type="spellEnd"/>
      <w:r w:rsidRPr="00151727">
        <w:t xml:space="preserve"> </w:t>
      </w:r>
      <w:proofErr w:type="spellStart"/>
      <w:r w:rsidRPr="00151727">
        <w:t>và</w:t>
      </w:r>
      <w:proofErr w:type="spellEnd"/>
      <w:r w:rsidRPr="00151727">
        <w:t xml:space="preserve"> </w:t>
      </w:r>
      <w:proofErr w:type="spellStart"/>
      <w:r w:rsidRPr="00151727">
        <w:t>lưu</w:t>
      </w:r>
      <w:proofErr w:type="spellEnd"/>
      <w:r w:rsidRPr="00151727">
        <w:t xml:space="preserve"> </w:t>
      </w:r>
      <w:proofErr w:type="spellStart"/>
      <w:r w:rsidRPr="00151727">
        <w:t>trữ</w:t>
      </w:r>
      <w:proofErr w:type="spellEnd"/>
      <w:r w:rsidRPr="00151727">
        <w:t xml:space="preserve"> </w:t>
      </w:r>
      <w:proofErr w:type="spellStart"/>
      <w:r w:rsidRPr="00151727">
        <w:t>đối</w:t>
      </w:r>
      <w:proofErr w:type="spellEnd"/>
      <w:r w:rsidRPr="00151727">
        <w:t xml:space="preserve"> </w:t>
      </w:r>
      <w:proofErr w:type="spellStart"/>
      <w:r w:rsidRPr="00151727">
        <w:t>tượng</w:t>
      </w:r>
      <w:proofErr w:type="spellEnd"/>
      <w:r w:rsidRPr="00151727">
        <w:t xml:space="preserve"> </w:t>
      </w:r>
      <w:proofErr w:type="spellStart"/>
      <w:r w:rsidRPr="00151727">
        <w:t>để</w:t>
      </w:r>
      <w:proofErr w:type="spellEnd"/>
      <w:r w:rsidRPr="00151727">
        <w:t xml:space="preserve"> </w:t>
      </w:r>
      <w:proofErr w:type="spellStart"/>
      <w:r w:rsidRPr="00151727">
        <w:t>phục</w:t>
      </w:r>
      <w:proofErr w:type="spellEnd"/>
      <w:r w:rsidRPr="00151727">
        <w:t xml:space="preserve"> </w:t>
      </w:r>
      <w:proofErr w:type="spellStart"/>
      <w:r w:rsidRPr="00151727">
        <w:t>vụ</w:t>
      </w:r>
      <w:proofErr w:type="spellEnd"/>
      <w:r w:rsidRPr="00151727">
        <w:t xml:space="preserve"> </w:t>
      </w:r>
      <w:proofErr w:type="spellStart"/>
      <w:r w:rsidRPr="00151727">
        <w:t>các</w:t>
      </w:r>
      <w:proofErr w:type="spellEnd"/>
      <w:r w:rsidRPr="00151727">
        <w:t xml:space="preserve"> </w:t>
      </w:r>
      <w:proofErr w:type="spellStart"/>
      <w:r w:rsidRPr="00151727">
        <w:t>ứng</w:t>
      </w:r>
      <w:proofErr w:type="spellEnd"/>
      <w:r w:rsidRPr="00151727">
        <w:t xml:space="preserve"> </w:t>
      </w:r>
      <w:proofErr w:type="spellStart"/>
      <w:r w:rsidRPr="00151727">
        <w:t>dụng</w:t>
      </w:r>
      <w:proofErr w:type="spellEnd"/>
      <w:r w:rsidRPr="00151727">
        <w:t xml:space="preserve"> </w:t>
      </w:r>
      <w:proofErr w:type="spellStart"/>
      <w:r w:rsidRPr="00151727">
        <w:t>cần</w:t>
      </w:r>
      <w:proofErr w:type="spellEnd"/>
      <w:r w:rsidRPr="00151727">
        <w:t xml:space="preserve"> </w:t>
      </w:r>
      <w:proofErr w:type="spellStart"/>
      <w:r w:rsidRPr="00151727">
        <w:t>lưu</w:t>
      </w:r>
      <w:proofErr w:type="spellEnd"/>
      <w:r w:rsidRPr="00151727">
        <w:t xml:space="preserve"> </w:t>
      </w:r>
      <w:proofErr w:type="spellStart"/>
      <w:r w:rsidRPr="00151727">
        <w:t>trữ</w:t>
      </w:r>
      <w:proofErr w:type="spellEnd"/>
      <w:r w:rsidRPr="00151727">
        <w:t xml:space="preserve"> </w:t>
      </w:r>
      <w:proofErr w:type="spellStart"/>
      <w:r w:rsidRPr="00151727">
        <w:t>dữ</w:t>
      </w:r>
      <w:proofErr w:type="spellEnd"/>
      <w:r w:rsidRPr="00151727">
        <w:t xml:space="preserve"> </w:t>
      </w:r>
      <w:proofErr w:type="spellStart"/>
      <w:r w:rsidRPr="00151727">
        <w:t>liệu</w:t>
      </w:r>
      <w:proofErr w:type="spellEnd"/>
      <w:r w:rsidRPr="00151727">
        <w:t xml:space="preserve"> </w:t>
      </w:r>
      <w:proofErr w:type="spellStart"/>
      <w:r w:rsidRPr="00151727">
        <w:t>lớn</w:t>
      </w:r>
      <w:proofErr w:type="spellEnd"/>
      <w:r w:rsidRPr="00151727">
        <w:t>.</w:t>
      </w:r>
    </w:p>
    <w:p w14:paraId="70B4A56C" w14:textId="77777777" w:rsidR="0041495D" w:rsidRPr="00151727" w:rsidRDefault="0041495D" w:rsidP="0041495D">
      <w:pPr>
        <w:numPr>
          <w:ilvl w:val="0"/>
          <w:numId w:val="24"/>
        </w:numPr>
      </w:pPr>
      <w:proofErr w:type="spellStart"/>
      <w:r w:rsidRPr="00151727">
        <w:t>Tích</w:t>
      </w:r>
      <w:proofErr w:type="spellEnd"/>
      <w:r w:rsidRPr="00151727">
        <w:t xml:space="preserve"> </w:t>
      </w:r>
      <w:proofErr w:type="spellStart"/>
      <w:r w:rsidRPr="00151727">
        <w:t>hợp</w:t>
      </w:r>
      <w:proofErr w:type="spellEnd"/>
      <w:r w:rsidRPr="00151727">
        <w:t xml:space="preserve"> Monitoring: </w:t>
      </w:r>
      <w:proofErr w:type="spellStart"/>
      <w:r w:rsidRPr="00151727">
        <w:t>Bật</w:t>
      </w:r>
      <w:proofErr w:type="spellEnd"/>
      <w:r w:rsidRPr="00151727">
        <w:t xml:space="preserve"> stack Prometheus/Grafana </w:t>
      </w:r>
      <w:proofErr w:type="spellStart"/>
      <w:r w:rsidRPr="00151727">
        <w:t>để</w:t>
      </w:r>
      <w:proofErr w:type="spellEnd"/>
      <w:r w:rsidRPr="00151727">
        <w:t xml:space="preserve"> </w:t>
      </w:r>
      <w:proofErr w:type="spellStart"/>
      <w:r w:rsidRPr="00151727">
        <w:t>giám</w:t>
      </w:r>
      <w:proofErr w:type="spellEnd"/>
      <w:r w:rsidRPr="00151727">
        <w:t xml:space="preserve"> </w:t>
      </w:r>
      <w:proofErr w:type="spellStart"/>
      <w:r w:rsidRPr="00151727">
        <w:t>sát</w:t>
      </w:r>
      <w:proofErr w:type="spellEnd"/>
      <w:r w:rsidRPr="00151727">
        <w:t xml:space="preserve"> </w:t>
      </w:r>
      <w:proofErr w:type="spellStart"/>
      <w:r w:rsidRPr="00151727">
        <w:t>thời</w:t>
      </w:r>
      <w:proofErr w:type="spellEnd"/>
      <w:r w:rsidRPr="00151727">
        <w:t xml:space="preserve"> </w:t>
      </w:r>
      <w:proofErr w:type="spellStart"/>
      <w:r w:rsidRPr="00151727">
        <w:t>gian</w:t>
      </w:r>
      <w:proofErr w:type="spellEnd"/>
      <w:r w:rsidRPr="00151727">
        <w:t xml:space="preserve"> </w:t>
      </w:r>
      <w:proofErr w:type="spellStart"/>
      <w:r w:rsidRPr="00151727">
        <w:t>thực</w:t>
      </w:r>
      <w:proofErr w:type="spellEnd"/>
      <w:r w:rsidRPr="00151727">
        <w:t xml:space="preserve"> </w:t>
      </w:r>
      <w:proofErr w:type="spellStart"/>
      <w:r w:rsidRPr="00151727">
        <w:t>về</w:t>
      </w:r>
      <w:proofErr w:type="spellEnd"/>
      <w:r w:rsidRPr="00151727">
        <w:t xml:space="preserve"> </w:t>
      </w:r>
      <w:proofErr w:type="spellStart"/>
      <w:r w:rsidRPr="00151727">
        <w:t>sức</w:t>
      </w:r>
      <w:proofErr w:type="spellEnd"/>
      <w:r w:rsidRPr="00151727">
        <w:t xml:space="preserve"> </w:t>
      </w:r>
      <w:proofErr w:type="spellStart"/>
      <w:r w:rsidRPr="00151727">
        <w:t>khỏe</w:t>
      </w:r>
      <w:proofErr w:type="spellEnd"/>
      <w:r w:rsidRPr="00151727">
        <w:t xml:space="preserve"> </w:t>
      </w:r>
      <w:proofErr w:type="spellStart"/>
      <w:r w:rsidRPr="00151727">
        <w:t>của</w:t>
      </w:r>
      <w:proofErr w:type="spellEnd"/>
      <w:r w:rsidRPr="00151727">
        <w:t xml:space="preserve"> </w:t>
      </w:r>
      <w:proofErr w:type="spellStart"/>
      <w:r w:rsidRPr="00151727">
        <w:t>các</w:t>
      </w:r>
      <w:proofErr w:type="spellEnd"/>
      <w:r w:rsidRPr="00151727">
        <w:t xml:space="preserve"> Node </w:t>
      </w:r>
      <w:proofErr w:type="spellStart"/>
      <w:r w:rsidRPr="00151727">
        <w:t>và</w:t>
      </w:r>
      <w:proofErr w:type="spellEnd"/>
      <w:r w:rsidRPr="00151727">
        <w:t xml:space="preserve"> Instance.</w:t>
      </w:r>
    </w:p>
    <w:p w14:paraId="5D3B18F1" w14:textId="77777777" w:rsidR="0041495D" w:rsidRPr="00151727" w:rsidRDefault="0041495D" w:rsidP="0041495D">
      <w:pPr>
        <w:numPr>
          <w:ilvl w:val="0"/>
          <w:numId w:val="24"/>
        </w:numPr>
      </w:pPr>
      <w:proofErr w:type="spellStart"/>
      <w:r w:rsidRPr="00151727">
        <w:t>Triển</w:t>
      </w:r>
      <w:proofErr w:type="spellEnd"/>
      <w:r w:rsidRPr="00151727">
        <w:t xml:space="preserve"> </w:t>
      </w:r>
      <w:proofErr w:type="spellStart"/>
      <w:r w:rsidRPr="00151727">
        <w:t>khai</w:t>
      </w:r>
      <w:proofErr w:type="spellEnd"/>
      <w:r w:rsidRPr="00151727">
        <w:t xml:space="preserve"> High Availability (HA): </w:t>
      </w:r>
      <w:proofErr w:type="spellStart"/>
      <w:r w:rsidRPr="00151727">
        <w:t>Mở</w:t>
      </w:r>
      <w:proofErr w:type="spellEnd"/>
      <w:r w:rsidRPr="00151727">
        <w:t xml:space="preserve"> </w:t>
      </w:r>
      <w:proofErr w:type="spellStart"/>
      <w:r w:rsidRPr="00151727">
        <w:t>rộng</w:t>
      </w:r>
      <w:proofErr w:type="spellEnd"/>
      <w:r w:rsidRPr="00151727">
        <w:t xml:space="preserve"> </w:t>
      </w:r>
      <w:proofErr w:type="spellStart"/>
      <w:r w:rsidRPr="00151727">
        <w:t>thêm</w:t>
      </w:r>
      <w:proofErr w:type="spellEnd"/>
      <w:r w:rsidRPr="00151727">
        <w:t xml:space="preserve"> </w:t>
      </w:r>
      <w:proofErr w:type="spellStart"/>
      <w:r w:rsidRPr="00151727">
        <w:t>các</w:t>
      </w:r>
      <w:proofErr w:type="spellEnd"/>
      <w:r w:rsidRPr="00151727">
        <w:t xml:space="preserve"> node Controller (</w:t>
      </w:r>
      <w:proofErr w:type="spellStart"/>
      <w:r w:rsidRPr="00151727">
        <w:t>tối</w:t>
      </w:r>
      <w:proofErr w:type="spellEnd"/>
      <w:r w:rsidRPr="00151727">
        <w:t xml:space="preserve"> </w:t>
      </w:r>
      <w:proofErr w:type="spellStart"/>
      <w:r w:rsidRPr="00151727">
        <w:t>thiểu</w:t>
      </w:r>
      <w:proofErr w:type="spellEnd"/>
      <w:r w:rsidRPr="00151727">
        <w:t xml:space="preserve"> 3 node) </w:t>
      </w:r>
      <w:proofErr w:type="spellStart"/>
      <w:r w:rsidRPr="00151727">
        <w:t>để</w:t>
      </w:r>
      <w:proofErr w:type="spellEnd"/>
      <w:r w:rsidRPr="00151727">
        <w:t xml:space="preserve"> </w:t>
      </w:r>
      <w:proofErr w:type="spellStart"/>
      <w:r w:rsidRPr="00151727">
        <w:t>cấu</w:t>
      </w:r>
      <w:proofErr w:type="spellEnd"/>
      <w:r w:rsidRPr="00151727">
        <w:t xml:space="preserve"> </w:t>
      </w:r>
      <w:proofErr w:type="spellStart"/>
      <w:r w:rsidRPr="00151727">
        <w:t>hình</w:t>
      </w:r>
      <w:proofErr w:type="spellEnd"/>
      <w:r w:rsidRPr="00151727">
        <w:t xml:space="preserve"> </w:t>
      </w:r>
      <w:proofErr w:type="spellStart"/>
      <w:r w:rsidRPr="00151727">
        <w:t>cụm</w:t>
      </w:r>
      <w:proofErr w:type="spellEnd"/>
      <w:r w:rsidRPr="00151727">
        <w:t xml:space="preserve"> Cluster Database (Galera) </w:t>
      </w:r>
      <w:proofErr w:type="spellStart"/>
      <w:r w:rsidRPr="00151727">
        <w:t>và</w:t>
      </w:r>
      <w:proofErr w:type="spellEnd"/>
      <w:r w:rsidRPr="00151727">
        <w:t xml:space="preserve"> RabbitMQ, </w:t>
      </w:r>
      <w:proofErr w:type="spellStart"/>
      <w:r w:rsidRPr="00151727">
        <w:t>đảm</w:t>
      </w:r>
      <w:proofErr w:type="spellEnd"/>
      <w:r w:rsidRPr="00151727">
        <w:t xml:space="preserve"> </w:t>
      </w:r>
      <w:proofErr w:type="spellStart"/>
      <w:r w:rsidRPr="00151727">
        <w:t>bảo</w:t>
      </w:r>
      <w:proofErr w:type="spellEnd"/>
      <w:r w:rsidRPr="00151727">
        <w:t xml:space="preserve"> </w:t>
      </w:r>
      <w:proofErr w:type="spellStart"/>
      <w:r w:rsidRPr="00151727">
        <w:t>hệ</w:t>
      </w:r>
      <w:proofErr w:type="spellEnd"/>
      <w:r w:rsidRPr="00151727">
        <w:t xml:space="preserve"> </w:t>
      </w:r>
      <w:proofErr w:type="spellStart"/>
      <w:r w:rsidRPr="00151727">
        <w:t>thống</w:t>
      </w:r>
      <w:proofErr w:type="spellEnd"/>
      <w:r w:rsidRPr="00151727">
        <w:t xml:space="preserve"> </w:t>
      </w:r>
      <w:proofErr w:type="spellStart"/>
      <w:r w:rsidRPr="00151727">
        <w:t>không</w:t>
      </w:r>
      <w:proofErr w:type="spellEnd"/>
      <w:r w:rsidRPr="00151727">
        <w:t xml:space="preserve"> </w:t>
      </w:r>
      <w:proofErr w:type="spellStart"/>
      <w:r w:rsidRPr="00151727">
        <w:t>bị</w:t>
      </w:r>
      <w:proofErr w:type="spellEnd"/>
      <w:r w:rsidRPr="00151727">
        <w:t xml:space="preserve"> </w:t>
      </w:r>
      <w:proofErr w:type="spellStart"/>
      <w:r w:rsidRPr="00151727">
        <w:t>gián</w:t>
      </w:r>
      <w:proofErr w:type="spellEnd"/>
      <w:r w:rsidRPr="00151727">
        <w:t xml:space="preserve"> </w:t>
      </w:r>
      <w:proofErr w:type="spellStart"/>
      <w:r w:rsidRPr="00151727">
        <w:t>đoạn</w:t>
      </w:r>
      <w:proofErr w:type="spellEnd"/>
      <w:r w:rsidRPr="00151727">
        <w:t xml:space="preserve"> </w:t>
      </w:r>
      <w:proofErr w:type="spellStart"/>
      <w:r w:rsidRPr="00151727">
        <w:t>khi</w:t>
      </w:r>
      <w:proofErr w:type="spellEnd"/>
      <w:r w:rsidRPr="00151727">
        <w:t xml:space="preserve"> </w:t>
      </w:r>
      <w:proofErr w:type="spellStart"/>
      <w:r w:rsidRPr="00151727">
        <w:t>một</w:t>
      </w:r>
      <w:proofErr w:type="spellEnd"/>
      <w:r w:rsidRPr="00151727">
        <w:t xml:space="preserve"> node </w:t>
      </w:r>
      <w:proofErr w:type="spellStart"/>
      <w:r w:rsidRPr="00151727">
        <w:t>quản</w:t>
      </w:r>
      <w:proofErr w:type="spellEnd"/>
      <w:r w:rsidRPr="00151727">
        <w:t xml:space="preserve"> </w:t>
      </w:r>
      <w:proofErr w:type="spellStart"/>
      <w:r w:rsidRPr="00151727">
        <w:t>lý</w:t>
      </w:r>
      <w:proofErr w:type="spellEnd"/>
      <w:r w:rsidRPr="00151727">
        <w:t xml:space="preserve"> </w:t>
      </w:r>
      <w:proofErr w:type="spellStart"/>
      <w:r w:rsidRPr="00151727">
        <w:t>gặp</w:t>
      </w:r>
      <w:proofErr w:type="spellEnd"/>
      <w:r w:rsidRPr="00151727">
        <w:t xml:space="preserve"> </w:t>
      </w:r>
      <w:proofErr w:type="spellStart"/>
      <w:r w:rsidRPr="00151727">
        <w:t>sự</w:t>
      </w:r>
      <w:proofErr w:type="spellEnd"/>
      <w:r w:rsidRPr="00151727">
        <w:t xml:space="preserve"> </w:t>
      </w:r>
      <w:proofErr w:type="spellStart"/>
      <w:r w:rsidRPr="00151727">
        <w:t>cố</w:t>
      </w:r>
      <w:proofErr w:type="spellEnd"/>
      <w:r w:rsidRPr="00151727">
        <w:t>.</w:t>
      </w:r>
    </w:p>
    <w:p w14:paraId="3F38C75E" w14:textId="505E1C98" w:rsidR="0041495D" w:rsidRPr="00837B5D" w:rsidRDefault="0041495D" w:rsidP="00A34E1C">
      <w:pPr>
        <w:pStyle w:val="Heading2"/>
        <w:rPr>
          <w:lang w:val="vi-VN"/>
        </w:rPr>
      </w:pPr>
      <w:bookmarkStart w:id="42" w:name="_Toc214908488"/>
      <w:r w:rsidRPr="0041495D">
        <w:t xml:space="preserve">4. </w:t>
      </w:r>
      <w:proofErr w:type="spellStart"/>
      <w:r w:rsidRPr="0041495D">
        <w:t>Kết</w:t>
      </w:r>
      <w:proofErr w:type="spellEnd"/>
      <w:r w:rsidRPr="0041495D">
        <w:t xml:space="preserve"> </w:t>
      </w:r>
      <w:proofErr w:type="spellStart"/>
      <w:r w:rsidR="00837B5D">
        <w:t>luận</w:t>
      </w:r>
      <w:proofErr w:type="spellEnd"/>
      <w:r w:rsidR="00837B5D">
        <w:rPr>
          <w:lang w:val="vi-VN"/>
        </w:rPr>
        <w:t>.</w:t>
      </w:r>
      <w:bookmarkEnd w:id="42"/>
    </w:p>
    <w:p w14:paraId="0045379F" w14:textId="77777777" w:rsidR="0041495D" w:rsidRDefault="0041495D" w:rsidP="0041495D">
      <w:proofErr w:type="spellStart"/>
      <w:r w:rsidRPr="0041495D">
        <w:t>Đồ</w:t>
      </w:r>
      <w:proofErr w:type="spellEnd"/>
      <w:r w:rsidRPr="0041495D">
        <w:t xml:space="preserve"> </w:t>
      </w:r>
      <w:proofErr w:type="spellStart"/>
      <w:r w:rsidRPr="0041495D">
        <w:t>án</w:t>
      </w:r>
      <w:proofErr w:type="spellEnd"/>
      <w:r w:rsidRPr="0041495D">
        <w:t xml:space="preserve"> "</w:t>
      </w:r>
      <w:proofErr w:type="spellStart"/>
      <w:r w:rsidRPr="0041495D">
        <w:t>Triển</w:t>
      </w:r>
      <w:proofErr w:type="spellEnd"/>
      <w:r w:rsidRPr="0041495D">
        <w:t xml:space="preserve"> </w:t>
      </w:r>
      <w:proofErr w:type="spellStart"/>
      <w:r w:rsidRPr="0041495D">
        <w:t>khai</w:t>
      </w:r>
      <w:proofErr w:type="spellEnd"/>
      <w:r w:rsidRPr="0041495D">
        <w:t xml:space="preserve"> Private Cloud </w:t>
      </w:r>
      <w:proofErr w:type="spellStart"/>
      <w:r w:rsidRPr="0041495D">
        <w:t>với</w:t>
      </w:r>
      <w:proofErr w:type="spellEnd"/>
      <w:r w:rsidRPr="0041495D">
        <w:t xml:space="preserve"> OpenStack" </w:t>
      </w:r>
      <w:proofErr w:type="spellStart"/>
      <w:r w:rsidRPr="0041495D">
        <w:t>đã</w:t>
      </w:r>
      <w:proofErr w:type="spellEnd"/>
      <w:r w:rsidRPr="0041495D">
        <w:t xml:space="preserve"> </w:t>
      </w:r>
      <w:proofErr w:type="spellStart"/>
      <w:r w:rsidRPr="0041495D">
        <w:t>hoàn</w:t>
      </w:r>
      <w:proofErr w:type="spellEnd"/>
      <w:r w:rsidRPr="0041495D">
        <w:t xml:space="preserve"> </w:t>
      </w:r>
      <w:proofErr w:type="spellStart"/>
      <w:r w:rsidRPr="0041495D">
        <w:t>thành</w:t>
      </w:r>
      <w:proofErr w:type="spellEnd"/>
      <w:r w:rsidRPr="0041495D">
        <w:t xml:space="preserve"> </w:t>
      </w:r>
      <w:proofErr w:type="spellStart"/>
      <w:r w:rsidRPr="0041495D">
        <w:t>mục</w:t>
      </w:r>
      <w:proofErr w:type="spellEnd"/>
      <w:r w:rsidRPr="0041495D">
        <w:t xml:space="preserve"> </w:t>
      </w:r>
      <w:proofErr w:type="spellStart"/>
      <w:r w:rsidRPr="0041495D">
        <w:t>tiêu</w:t>
      </w:r>
      <w:proofErr w:type="spellEnd"/>
      <w:r w:rsidRPr="0041495D">
        <w:t xml:space="preserve"> </w:t>
      </w:r>
      <w:proofErr w:type="spellStart"/>
      <w:r w:rsidRPr="0041495D">
        <w:t>đề</w:t>
      </w:r>
      <w:proofErr w:type="spellEnd"/>
      <w:r w:rsidRPr="0041495D">
        <w:t xml:space="preserve"> </w:t>
      </w:r>
      <w:proofErr w:type="spellStart"/>
      <w:r w:rsidRPr="0041495D">
        <w:t>ra</w:t>
      </w:r>
      <w:proofErr w:type="spellEnd"/>
      <w:r w:rsidRPr="0041495D">
        <w:t xml:space="preserve"> ban </w:t>
      </w:r>
      <w:proofErr w:type="spellStart"/>
      <w:r w:rsidRPr="0041495D">
        <w:t>đầu</w:t>
      </w:r>
      <w:proofErr w:type="spellEnd"/>
      <w:r w:rsidRPr="0041495D">
        <w:t xml:space="preserve">. </w:t>
      </w:r>
      <w:proofErr w:type="spellStart"/>
      <w:r w:rsidRPr="0041495D">
        <w:t>Mặc</w:t>
      </w:r>
      <w:proofErr w:type="spellEnd"/>
      <w:r w:rsidRPr="0041495D">
        <w:t xml:space="preserve"> </w:t>
      </w:r>
      <w:proofErr w:type="spellStart"/>
      <w:r w:rsidRPr="0041495D">
        <w:t>dù</w:t>
      </w:r>
      <w:proofErr w:type="spellEnd"/>
      <w:r w:rsidRPr="0041495D">
        <w:t xml:space="preserve"> </w:t>
      </w:r>
      <w:proofErr w:type="spellStart"/>
      <w:r w:rsidRPr="0041495D">
        <w:t>còn</w:t>
      </w:r>
      <w:proofErr w:type="spellEnd"/>
      <w:r w:rsidRPr="0041495D">
        <w:t xml:space="preserve"> </w:t>
      </w:r>
      <w:proofErr w:type="spellStart"/>
      <w:r w:rsidRPr="0041495D">
        <w:t>những</w:t>
      </w:r>
      <w:proofErr w:type="spellEnd"/>
      <w:r w:rsidRPr="0041495D">
        <w:t xml:space="preserve"> </w:t>
      </w:r>
      <w:proofErr w:type="spellStart"/>
      <w:r w:rsidRPr="0041495D">
        <w:t>hạn</w:t>
      </w:r>
      <w:proofErr w:type="spellEnd"/>
      <w:r w:rsidRPr="0041495D">
        <w:t xml:space="preserve"> </w:t>
      </w:r>
      <w:proofErr w:type="spellStart"/>
      <w:r w:rsidRPr="0041495D">
        <w:t>chế</w:t>
      </w:r>
      <w:proofErr w:type="spellEnd"/>
      <w:r w:rsidRPr="0041495D">
        <w:t xml:space="preserve"> </w:t>
      </w:r>
      <w:proofErr w:type="spellStart"/>
      <w:r w:rsidRPr="0041495D">
        <w:t>về</w:t>
      </w:r>
      <w:proofErr w:type="spellEnd"/>
      <w:r w:rsidRPr="0041495D">
        <w:t xml:space="preserve"> </w:t>
      </w:r>
      <w:proofErr w:type="spellStart"/>
      <w:r w:rsidRPr="0041495D">
        <w:t>hiệu</w:t>
      </w:r>
      <w:proofErr w:type="spellEnd"/>
      <w:r w:rsidRPr="0041495D">
        <w:t xml:space="preserve"> </w:t>
      </w:r>
      <w:proofErr w:type="spellStart"/>
      <w:r w:rsidRPr="0041495D">
        <w:t>năng</w:t>
      </w:r>
      <w:proofErr w:type="spellEnd"/>
      <w:r w:rsidRPr="0041495D">
        <w:t xml:space="preserve"> do </w:t>
      </w:r>
      <w:proofErr w:type="spellStart"/>
      <w:r w:rsidRPr="0041495D">
        <w:t>phần</w:t>
      </w:r>
      <w:proofErr w:type="spellEnd"/>
      <w:r w:rsidRPr="0041495D">
        <w:t xml:space="preserve"> </w:t>
      </w:r>
      <w:proofErr w:type="spellStart"/>
      <w:r w:rsidRPr="0041495D">
        <w:t>cứng</w:t>
      </w:r>
      <w:proofErr w:type="spellEnd"/>
      <w:r w:rsidRPr="0041495D">
        <w:t xml:space="preserve">, </w:t>
      </w:r>
      <w:proofErr w:type="spellStart"/>
      <w:r w:rsidRPr="0041495D">
        <w:t>nhưng</w:t>
      </w:r>
      <w:proofErr w:type="spellEnd"/>
      <w:r w:rsidRPr="0041495D">
        <w:t xml:space="preserve"> </w:t>
      </w:r>
      <w:proofErr w:type="spellStart"/>
      <w:r w:rsidRPr="0041495D">
        <w:t>về</w:t>
      </w:r>
      <w:proofErr w:type="spellEnd"/>
      <w:r w:rsidRPr="0041495D">
        <w:t xml:space="preserve"> </w:t>
      </w:r>
      <w:proofErr w:type="spellStart"/>
      <w:r w:rsidRPr="0041495D">
        <w:t>mặt</w:t>
      </w:r>
      <w:proofErr w:type="spellEnd"/>
      <w:r w:rsidRPr="0041495D">
        <w:t xml:space="preserve"> </w:t>
      </w:r>
      <w:proofErr w:type="spellStart"/>
      <w:r w:rsidRPr="0041495D">
        <w:t>kỹ</w:t>
      </w:r>
      <w:proofErr w:type="spellEnd"/>
      <w:r w:rsidRPr="0041495D">
        <w:t xml:space="preserve"> </w:t>
      </w:r>
      <w:proofErr w:type="spellStart"/>
      <w:r w:rsidRPr="0041495D">
        <w:t>thuật</w:t>
      </w:r>
      <w:proofErr w:type="spellEnd"/>
      <w:r w:rsidRPr="0041495D">
        <w:t xml:space="preserve"> </w:t>
      </w:r>
      <w:proofErr w:type="spellStart"/>
      <w:r w:rsidRPr="0041495D">
        <w:t>và</w:t>
      </w:r>
      <w:proofErr w:type="spellEnd"/>
      <w:r w:rsidRPr="0041495D">
        <w:t xml:space="preserve"> </w:t>
      </w:r>
      <w:proofErr w:type="spellStart"/>
      <w:r w:rsidRPr="0041495D">
        <w:t>kiến</w:t>
      </w:r>
      <w:proofErr w:type="spellEnd"/>
      <w:r w:rsidRPr="0041495D">
        <w:t xml:space="preserve"> </w:t>
      </w:r>
      <w:proofErr w:type="spellStart"/>
      <w:r w:rsidRPr="0041495D">
        <w:t>trúc</w:t>
      </w:r>
      <w:proofErr w:type="spellEnd"/>
      <w:r w:rsidRPr="0041495D">
        <w:t xml:space="preserve">, </w:t>
      </w:r>
      <w:proofErr w:type="spellStart"/>
      <w:r w:rsidRPr="0041495D">
        <w:t>hệ</w:t>
      </w:r>
      <w:proofErr w:type="spellEnd"/>
      <w:r w:rsidRPr="0041495D">
        <w:t xml:space="preserve"> </w:t>
      </w:r>
      <w:proofErr w:type="spellStart"/>
      <w:r w:rsidRPr="0041495D">
        <w:t>thống</w:t>
      </w:r>
      <w:proofErr w:type="spellEnd"/>
      <w:r w:rsidRPr="0041495D">
        <w:t xml:space="preserve"> </w:t>
      </w:r>
      <w:proofErr w:type="spellStart"/>
      <w:r w:rsidRPr="0041495D">
        <w:t>đã</w:t>
      </w:r>
      <w:proofErr w:type="spellEnd"/>
      <w:r w:rsidRPr="0041495D">
        <w:t xml:space="preserve"> </w:t>
      </w:r>
      <w:proofErr w:type="spellStart"/>
      <w:r w:rsidRPr="0041495D">
        <w:t>mô</w:t>
      </w:r>
      <w:proofErr w:type="spellEnd"/>
      <w:r w:rsidRPr="0041495D">
        <w:t xml:space="preserve"> </w:t>
      </w:r>
      <w:proofErr w:type="spellStart"/>
      <w:r w:rsidRPr="0041495D">
        <w:t>phỏng</w:t>
      </w:r>
      <w:proofErr w:type="spellEnd"/>
      <w:r w:rsidRPr="0041495D">
        <w:t xml:space="preserve"> </w:t>
      </w:r>
      <w:proofErr w:type="spellStart"/>
      <w:r w:rsidRPr="0041495D">
        <w:t>chính</w:t>
      </w:r>
      <w:proofErr w:type="spellEnd"/>
      <w:r w:rsidRPr="0041495D">
        <w:t xml:space="preserve"> </w:t>
      </w:r>
      <w:proofErr w:type="spellStart"/>
      <w:r w:rsidRPr="0041495D">
        <w:t>xác</w:t>
      </w:r>
      <w:proofErr w:type="spellEnd"/>
      <w:r w:rsidRPr="0041495D">
        <w:t xml:space="preserve"> </w:t>
      </w:r>
      <w:proofErr w:type="spellStart"/>
      <w:r w:rsidRPr="0041495D">
        <w:t>mô</w:t>
      </w:r>
      <w:proofErr w:type="spellEnd"/>
      <w:r w:rsidRPr="0041495D">
        <w:t xml:space="preserve"> </w:t>
      </w:r>
      <w:proofErr w:type="spellStart"/>
      <w:r w:rsidRPr="0041495D">
        <w:t>hình</w:t>
      </w:r>
      <w:proofErr w:type="spellEnd"/>
      <w:r w:rsidRPr="0041495D">
        <w:t xml:space="preserve"> </w:t>
      </w:r>
      <w:proofErr w:type="spellStart"/>
      <w:r w:rsidRPr="0041495D">
        <w:t>hoạt</w:t>
      </w:r>
      <w:proofErr w:type="spellEnd"/>
      <w:r w:rsidRPr="0041495D">
        <w:t xml:space="preserve"> </w:t>
      </w:r>
      <w:proofErr w:type="spellStart"/>
      <w:r w:rsidRPr="0041495D">
        <w:t>động</w:t>
      </w:r>
      <w:proofErr w:type="spellEnd"/>
      <w:r w:rsidRPr="0041495D">
        <w:t xml:space="preserve"> </w:t>
      </w:r>
      <w:proofErr w:type="spellStart"/>
      <w:r w:rsidRPr="0041495D">
        <w:t>của</w:t>
      </w:r>
      <w:proofErr w:type="spellEnd"/>
      <w:r w:rsidRPr="0041495D">
        <w:t xml:space="preserve"> </w:t>
      </w:r>
      <w:proofErr w:type="spellStart"/>
      <w:r w:rsidRPr="0041495D">
        <w:t>một</w:t>
      </w:r>
      <w:proofErr w:type="spellEnd"/>
      <w:r w:rsidRPr="0041495D">
        <w:t xml:space="preserve"> </w:t>
      </w:r>
      <w:proofErr w:type="spellStart"/>
      <w:r w:rsidRPr="0041495D">
        <w:t>nền</w:t>
      </w:r>
      <w:proofErr w:type="spellEnd"/>
      <w:r w:rsidRPr="0041495D">
        <w:t xml:space="preserve"> </w:t>
      </w:r>
      <w:proofErr w:type="spellStart"/>
      <w:r w:rsidRPr="0041495D">
        <w:t>tảng</w:t>
      </w:r>
      <w:proofErr w:type="spellEnd"/>
      <w:r w:rsidRPr="0041495D">
        <w:t xml:space="preserve"> </w:t>
      </w:r>
      <w:proofErr w:type="spellStart"/>
      <w:r w:rsidRPr="0041495D">
        <w:t>điện</w:t>
      </w:r>
      <w:proofErr w:type="spellEnd"/>
      <w:r w:rsidRPr="0041495D">
        <w:t xml:space="preserve"> </w:t>
      </w:r>
      <w:proofErr w:type="spellStart"/>
      <w:r w:rsidRPr="0041495D">
        <w:t>toán</w:t>
      </w:r>
      <w:proofErr w:type="spellEnd"/>
      <w:r w:rsidRPr="0041495D">
        <w:t xml:space="preserve"> </w:t>
      </w:r>
      <w:proofErr w:type="spellStart"/>
      <w:r w:rsidRPr="0041495D">
        <w:t>đám</w:t>
      </w:r>
      <w:proofErr w:type="spellEnd"/>
      <w:r w:rsidRPr="0041495D">
        <w:t xml:space="preserve"> </w:t>
      </w:r>
      <w:proofErr w:type="spellStart"/>
      <w:r w:rsidRPr="0041495D">
        <w:t>mây</w:t>
      </w:r>
      <w:proofErr w:type="spellEnd"/>
      <w:r w:rsidRPr="0041495D">
        <w:t xml:space="preserve"> </w:t>
      </w:r>
      <w:proofErr w:type="spellStart"/>
      <w:r w:rsidRPr="0041495D">
        <w:t>thực</w:t>
      </w:r>
      <w:proofErr w:type="spellEnd"/>
      <w:r w:rsidRPr="0041495D">
        <w:t xml:space="preserve"> </w:t>
      </w:r>
      <w:proofErr w:type="spellStart"/>
      <w:r w:rsidRPr="0041495D">
        <w:t>thụ</w:t>
      </w:r>
      <w:proofErr w:type="spellEnd"/>
      <w:r w:rsidRPr="0041495D">
        <w:t xml:space="preserve">. </w:t>
      </w:r>
      <w:proofErr w:type="spellStart"/>
      <w:r w:rsidRPr="0041495D">
        <w:t>Đây</w:t>
      </w:r>
      <w:proofErr w:type="spellEnd"/>
      <w:r w:rsidRPr="0041495D">
        <w:t xml:space="preserve"> </w:t>
      </w:r>
      <w:proofErr w:type="spellStart"/>
      <w:r w:rsidRPr="0041495D">
        <w:t>là</w:t>
      </w:r>
      <w:proofErr w:type="spellEnd"/>
      <w:r w:rsidRPr="0041495D">
        <w:t xml:space="preserve"> </w:t>
      </w:r>
      <w:proofErr w:type="spellStart"/>
      <w:r w:rsidRPr="0041495D">
        <w:t>nền</w:t>
      </w:r>
      <w:proofErr w:type="spellEnd"/>
      <w:r w:rsidRPr="0041495D">
        <w:t xml:space="preserve"> </w:t>
      </w:r>
      <w:proofErr w:type="spellStart"/>
      <w:r w:rsidRPr="0041495D">
        <w:t>tảng</w:t>
      </w:r>
      <w:proofErr w:type="spellEnd"/>
      <w:r w:rsidRPr="0041495D">
        <w:t xml:space="preserve"> </w:t>
      </w:r>
      <w:proofErr w:type="spellStart"/>
      <w:r w:rsidRPr="0041495D">
        <w:t>vững</w:t>
      </w:r>
      <w:proofErr w:type="spellEnd"/>
      <w:r w:rsidRPr="0041495D">
        <w:t xml:space="preserve"> </w:t>
      </w:r>
      <w:proofErr w:type="spellStart"/>
      <w:r w:rsidRPr="0041495D">
        <w:t>chắc</w:t>
      </w:r>
      <w:proofErr w:type="spellEnd"/>
      <w:r w:rsidRPr="0041495D">
        <w:t xml:space="preserve"> </w:t>
      </w:r>
      <w:proofErr w:type="spellStart"/>
      <w:r w:rsidRPr="0041495D">
        <w:t>để</w:t>
      </w:r>
      <w:proofErr w:type="spellEnd"/>
      <w:r w:rsidRPr="0041495D">
        <w:t xml:space="preserve"> </w:t>
      </w:r>
      <w:proofErr w:type="spellStart"/>
      <w:r w:rsidRPr="0041495D">
        <w:t>các</w:t>
      </w:r>
      <w:proofErr w:type="spellEnd"/>
      <w:r w:rsidRPr="0041495D">
        <w:t xml:space="preserve"> </w:t>
      </w:r>
      <w:proofErr w:type="spellStart"/>
      <w:r w:rsidRPr="0041495D">
        <w:t>thành</w:t>
      </w:r>
      <w:proofErr w:type="spellEnd"/>
      <w:r w:rsidRPr="0041495D">
        <w:t xml:space="preserve"> </w:t>
      </w:r>
      <w:proofErr w:type="spellStart"/>
      <w:r w:rsidRPr="0041495D">
        <w:t>viên</w:t>
      </w:r>
      <w:proofErr w:type="spellEnd"/>
      <w:r w:rsidRPr="0041495D">
        <w:t xml:space="preserve"> </w:t>
      </w:r>
      <w:proofErr w:type="spellStart"/>
      <w:r w:rsidRPr="0041495D">
        <w:t>trong</w:t>
      </w:r>
      <w:proofErr w:type="spellEnd"/>
      <w:r w:rsidRPr="0041495D">
        <w:t xml:space="preserve"> </w:t>
      </w:r>
      <w:proofErr w:type="spellStart"/>
      <w:r w:rsidRPr="0041495D">
        <w:t>nhóm</w:t>
      </w:r>
      <w:proofErr w:type="spellEnd"/>
      <w:r w:rsidRPr="0041495D">
        <w:t xml:space="preserve"> </w:t>
      </w:r>
      <w:proofErr w:type="spellStart"/>
      <w:r w:rsidRPr="0041495D">
        <w:t>tiếp</w:t>
      </w:r>
      <w:proofErr w:type="spellEnd"/>
      <w:r w:rsidRPr="0041495D">
        <w:t xml:space="preserve"> </w:t>
      </w:r>
      <w:proofErr w:type="spellStart"/>
      <w:r w:rsidRPr="0041495D">
        <w:t>tục</w:t>
      </w:r>
      <w:proofErr w:type="spellEnd"/>
      <w:r w:rsidRPr="0041495D">
        <w:t xml:space="preserve"> </w:t>
      </w:r>
      <w:proofErr w:type="spellStart"/>
      <w:r w:rsidRPr="0041495D">
        <w:t>nghiên</w:t>
      </w:r>
      <w:proofErr w:type="spellEnd"/>
      <w:r w:rsidRPr="0041495D">
        <w:t xml:space="preserve"> </w:t>
      </w:r>
      <w:proofErr w:type="spellStart"/>
      <w:r w:rsidRPr="0041495D">
        <w:t>cứu</w:t>
      </w:r>
      <w:proofErr w:type="spellEnd"/>
      <w:r w:rsidRPr="0041495D">
        <w:t xml:space="preserve"> </w:t>
      </w:r>
      <w:proofErr w:type="spellStart"/>
      <w:r w:rsidRPr="0041495D">
        <w:t>chuyên</w:t>
      </w:r>
      <w:proofErr w:type="spellEnd"/>
      <w:r w:rsidRPr="0041495D">
        <w:t xml:space="preserve"> </w:t>
      </w:r>
      <w:proofErr w:type="spellStart"/>
      <w:r w:rsidRPr="0041495D">
        <w:t>sâu</w:t>
      </w:r>
      <w:proofErr w:type="spellEnd"/>
      <w:r w:rsidRPr="0041495D">
        <w:t xml:space="preserve"> </w:t>
      </w:r>
      <w:proofErr w:type="spellStart"/>
      <w:r w:rsidRPr="0041495D">
        <w:t>hơn</w:t>
      </w:r>
      <w:proofErr w:type="spellEnd"/>
      <w:r w:rsidRPr="0041495D">
        <w:t xml:space="preserve"> </w:t>
      </w:r>
      <w:proofErr w:type="spellStart"/>
      <w:r w:rsidRPr="0041495D">
        <w:t>về</w:t>
      </w:r>
      <w:proofErr w:type="spellEnd"/>
      <w:r w:rsidRPr="0041495D">
        <w:t xml:space="preserve"> Cloud Computing </w:t>
      </w:r>
      <w:proofErr w:type="spellStart"/>
      <w:r w:rsidRPr="0041495D">
        <w:t>và</w:t>
      </w:r>
      <w:proofErr w:type="spellEnd"/>
      <w:r w:rsidRPr="0041495D">
        <w:t xml:space="preserve"> DevOps </w:t>
      </w:r>
      <w:proofErr w:type="spellStart"/>
      <w:r w:rsidRPr="0041495D">
        <w:t>trong</w:t>
      </w:r>
      <w:proofErr w:type="spellEnd"/>
      <w:r w:rsidRPr="0041495D">
        <w:t xml:space="preserve"> </w:t>
      </w:r>
      <w:proofErr w:type="spellStart"/>
      <w:r w:rsidRPr="0041495D">
        <w:t>tương</w:t>
      </w:r>
      <w:proofErr w:type="spellEnd"/>
      <w:r w:rsidRPr="0041495D">
        <w:t xml:space="preserve"> lai.</w:t>
      </w:r>
    </w:p>
    <w:p w14:paraId="4CC9B6F3" w14:textId="2A65B851" w:rsidR="006C3562" w:rsidRDefault="006C3562" w:rsidP="006C3562">
      <w:pPr>
        <w:pStyle w:val="Heading1"/>
        <w:rPr>
          <w:lang w:val="vi-VN"/>
        </w:rPr>
      </w:pPr>
      <w:bookmarkStart w:id="43" w:name="_Toc214908489"/>
      <w:proofErr w:type="spellStart"/>
      <w:r>
        <w:t>Chương</w:t>
      </w:r>
      <w:proofErr w:type="spellEnd"/>
      <w:r>
        <w:rPr>
          <w:lang w:val="vi-VN"/>
        </w:rPr>
        <w:t xml:space="preserve"> VI. VIDEO DEMO</w:t>
      </w:r>
      <w:bookmarkEnd w:id="43"/>
    </w:p>
    <w:p w14:paraId="53BBFFE2" w14:textId="0B557343" w:rsidR="006C3562" w:rsidRPr="006C3562" w:rsidRDefault="00F430C1" w:rsidP="0034310D">
      <w:pPr>
        <w:jc w:val="center"/>
        <w:rPr>
          <w:lang w:val="vi-VN"/>
        </w:rPr>
      </w:pPr>
      <w:hyperlink r:id="rId29" w:tgtFrame="_blank" w:history="1">
        <w:r w:rsidR="00C73FAE" w:rsidRPr="00C73FAE">
          <w:rPr>
            <w:rStyle w:val="Hyperlink"/>
            <w:b/>
            <w:bCs/>
          </w:rPr>
          <w:t>https://youtu.be/IqBwtGf66io</w:t>
        </w:r>
      </w:hyperlink>
    </w:p>
    <w:p w14:paraId="41243403" w14:textId="597AAC8E" w:rsidR="000834FA" w:rsidRPr="004E2BE3" w:rsidRDefault="000834FA" w:rsidP="00B8708E">
      <w:pPr>
        <w:rPr>
          <w:lang w:val="vi-VN"/>
        </w:rPr>
      </w:pPr>
      <w:r>
        <w:br w:type="page"/>
      </w:r>
    </w:p>
    <w:p w14:paraId="2891CBE5" w14:textId="2BB96C0A" w:rsidR="00CB40B8" w:rsidRDefault="003714C7" w:rsidP="006413C3">
      <w:pPr>
        <w:pStyle w:val="Heading1"/>
      </w:pPr>
      <w:bookmarkStart w:id="44" w:name="_Toc214908490"/>
      <w:r>
        <w:lastRenderedPageBreak/>
        <w:t>NGUỒN THAM KHẢO</w:t>
      </w:r>
      <w:bookmarkEnd w:id="44"/>
    </w:p>
    <w:p w14:paraId="4B5B1E8C" w14:textId="5814E1CA" w:rsidR="00062598" w:rsidRDefault="00F430C1" w:rsidP="003714C7">
      <w:pPr>
        <w:pStyle w:val="ListParagraph"/>
        <w:numPr>
          <w:ilvl w:val="0"/>
          <w:numId w:val="7"/>
        </w:numPr>
      </w:pPr>
      <w:hyperlink r:id="rId30">
        <w:r w:rsidR="319AA5C4" w:rsidRPr="319AA5C4">
          <w:rPr>
            <w:rStyle w:val="Hyperlink"/>
          </w:rPr>
          <w:t>Deploying OpenStack All-in-One on VirtualBox with Kolla Ansible | by Mukul Ahmed | Medium</w:t>
        </w:r>
      </w:hyperlink>
    </w:p>
    <w:p w14:paraId="301E835F" w14:textId="3CA96F33" w:rsidR="00854B28" w:rsidRDefault="00F430C1" w:rsidP="003714C7">
      <w:pPr>
        <w:pStyle w:val="ListParagraph"/>
        <w:numPr>
          <w:ilvl w:val="0"/>
          <w:numId w:val="7"/>
        </w:numPr>
      </w:pPr>
      <w:hyperlink r:id="rId31">
        <w:proofErr w:type="spellStart"/>
        <w:r w:rsidR="319AA5C4" w:rsidRPr="319AA5C4">
          <w:rPr>
            <w:rStyle w:val="Hyperlink"/>
          </w:rPr>
          <w:t>Multinode</w:t>
        </w:r>
        <w:proofErr w:type="spellEnd"/>
        <w:r w:rsidR="319AA5C4" w:rsidRPr="319AA5C4">
          <w:rPr>
            <w:rStyle w:val="Hyperlink"/>
          </w:rPr>
          <w:t xml:space="preserve"> Deployment of Kolla — </w:t>
        </w:r>
        <w:proofErr w:type="spellStart"/>
        <w:r w:rsidR="319AA5C4" w:rsidRPr="319AA5C4">
          <w:rPr>
            <w:rStyle w:val="Hyperlink"/>
          </w:rPr>
          <w:t>kolla</w:t>
        </w:r>
        <w:proofErr w:type="spellEnd"/>
        <w:r w:rsidR="319AA5C4" w:rsidRPr="319AA5C4">
          <w:rPr>
            <w:rStyle w:val="Hyperlink"/>
          </w:rPr>
          <w:t>-ansible 21.1.</w:t>
        </w:r>
        <w:proofErr w:type="gramStart"/>
        <w:r w:rsidR="319AA5C4" w:rsidRPr="319AA5C4">
          <w:rPr>
            <w:rStyle w:val="Hyperlink"/>
          </w:rPr>
          <w:t>0.dev</w:t>
        </w:r>
        <w:proofErr w:type="gramEnd"/>
        <w:r w:rsidR="319AA5C4" w:rsidRPr="319AA5C4">
          <w:rPr>
            <w:rStyle w:val="Hyperlink"/>
          </w:rPr>
          <w:t>50 documentation</w:t>
        </w:r>
      </w:hyperlink>
    </w:p>
    <w:p w14:paraId="60F029D1" w14:textId="77777777" w:rsidR="00E64B06" w:rsidRPr="0024315B" w:rsidRDefault="00F430C1" w:rsidP="003714C7">
      <w:pPr>
        <w:pStyle w:val="ListParagraph"/>
        <w:numPr>
          <w:ilvl w:val="0"/>
          <w:numId w:val="7"/>
        </w:numPr>
      </w:pPr>
      <w:hyperlink r:id="rId32" w:history="1">
        <w:proofErr w:type="spellStart"/>
        <w:r w:rsidR="0024315B" w:rsidRPr="0024315B">
          <w:rPr>
            <w:rStyle w:val="Hyperlink"/>
          </w:rPr>
          <w:t>Anisuzzaman</w:t>
        </w:r>
        <w:proofErr w:type="spellEnd"/>
        <w:r w:rsidR="0024315B" w:rsidRPr="0024315B">
          <w:rPr>
            <w:rStyle w:val="Hyperlink"/>
          </w:rPr>
          <w:t xml:space="preserve">, M. (n.d.). </w:t>
        </w:r>
        <w:r w:rsidR="0024315B" w:rsidRPr="0024315B">
          <w:rPr>
            <w:rStyle w:val="Hyperlink"/>
            <w:i/>
            <w:iCs/>
          </w:rPr>
          <w:t>Keystone heartbeat OpenStack</w:t>
        </w:r>
        <w:r w:rsidR="0024315B" w:rsidRPr="0024315B">
          <w:rPr>
            <w:rStyle w:val="Hyperlink"/>
          </w:rPr>
          <w:t>. LinkedIn.</w:t>
        </w:r>
      </w:hyperlink>
    </w:p>
    <w:p w14:paraId="16034547" w14:textId="0CC1B71F" w:rsidR="0024315B" w:rsidRPr="008C79B0" w:rsidRDefault="00F430C1" w:rsidP="003714C7">
      <w:pPr>
        <w:pStyle w:val="ListParagraph"/>
        <w:numPr>
          <w:ilvl w:val="0"/>
          <w:numId w:val="7"/>
        </w:numPr>
      </w:pPr>
      <w:hyperlink r:id="rId33" w:history="1">
        <w:r w:rsidR="002653CA" w:rsidRPr="002653CA">
          <w:rPr>
            <w:rStyle w:val="Hyperlink"/>
          </w:rPr>
          <w:t xml:space="preserve">OpenStack. (n.d.). </w:t>
        </w:r>
        <w:r w:rsidR="002653CA" w:rsidRPr="002653CA">
          <w:rPr>
            <w:rStyle w:val="Hyperlink"/>
            <w:i/>
            <w:iCs/>
          </w:rPr>
          <w:t>Open Infrastructure for Your Cloud</w:t>
        </w:r>
        <w:r w:rsidR="002653CA" w:rsidRPr="002653CA">
          <w:rPr>
            <w:rStyle w:val="Hyperlink"/>
          </w:rPr>
          <w:t>.</w:t>
        </w:r>
      </w:hyperlink>
    </w:p>
    <w:p w14:paraId="3BF37CE7" w14:textId="51A8BDF7" w:rsidR="008C79B0" w:rsidRPr="000B61A4" w:rsidRDefault="00F430C1" w:rsidP="003714C7">
      <w:pPr>
        <w:pStyle w:val="ListParagraph"/>
        <w:numPr>
          <w:ilvl w:val="0"/>
          <w:numId w:val="7"/>
        </w:numPr>
      </w:pPr>
      <w:hyperlink r:id="rId34" w:history="1">
        <w:proofErr w:type="spellStart"/>
        <w:r w:rsidR="000B61A4" w:rsidRPr="00F77303">
          <w:rPr>
            <w:rStyle w:val="Hyperlink"/>
          </w:rPr>
          <w:t>Packt</w:t>
        </w:r>
        <w:proofErr w:type="spellEnd"/>
        <w:r w:rsidR="000B61A4" w:rsidRPr="00F77303">
          <w:rPr>
            <w:rStyle w:val="Hyperlink"/>
          </w:rPr>
          <w:t xml:space="preserve"> Publishing, </w:t>
        </w:r>
        <w:r w:rsidR="000B61A4" w:rsidRPr="00F77303">
          <w:rPr>
            <w:rStyle w:val="Hyperlink"/>
            <w:i/>
            <w:iCs/>
          </w:rPr>
          <w:t>“OpenStack Neutron Components and Concepts”</w:t>
        </w:r>
        <w:r w:rsidR="000B61A4" w:rsidRPr="00F77303">
          <w:rPr>
            <w:rStyle w:val="Hyperlink"/>
          </w:rPr>
          <w:t>, Network Computing</w:t>
        </w:r>
      </w:hyperlink>
    </w:p>
    <w:p w14:paraId="5AB799AF" w14:textId="3CE9026B" w:rsidR="000B61A4" w:rsidRDefault="00F430C1" w:rsidP="003714C7">
      <w:pPr>
        <w:pStyle w:val="ListParagraph"/>
        <w:numPr>
          <w:ilvl w:val="0"/>
          <w:numId w:val="7"/>
        </w:numPr>
      </w:pPr>
      <w:hyperlink r:id="rId35" w:history="1">
        <w:r w:rsidR="00837B5D" w:rsidRPr="003B4ED5">
          <w:rPr>
            <w:rStyle w:val="Hyperlink"/>
          </w:rPr>
          <w:t xml:space="preserve">Red Hat, </w:t>
        </w:r>
        <w:r w:rsidR="00837B5D" w:rsidRPr="003B4ED5">
          <w:rPr>
            <w:rStyle w:val="Hyperlink"/>
            <w:i/>
            <w:iCs/>
          </w:rPr>
          <w:t>Architecture Guide — Components</w:t>
        </w:r>
        <w:r w:rsidR="00837B5D" w:rsidRPr="003B4ED5">
          <w:rPr>
            <w:rStyle w:val="Hyperlink"/>
          </w:rPr>
          <w:t xml:space="preserve">, </w:t>
        </w:r>
        <w:r w:rsidR="00837B5D" w:rsidRPr="003B4ED5">
          <w:rPr>
            <w:rStyle w:val="Hyperlink"/>
            <w:i/>
            <w:iCs/>
          </w:rPr>
          <w:t>Red Hat OpenStack Platform 8</w:t>
        </w:r>
      </w:hyperlink>
    </w:p>
    <w:p w14:paraId="6515FF97" w14:textId="55EA42E1" w:rsidR="00062598" w:rsidRPr="003714C7" w:rsidRDefault="00062598" w:rsidP="003714C7"/>
    <w:sectPr w:rsidR="00062598" w:rsidRPr="003714C7" w:rsidSect="003E6CDB">
      <w:headerReference w:type="default" r:id="rId36"/>
      <w:footerReference w:type="default" r:id="rId37"/>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F24BA" w14:textId="77777777" w:rsidR="00F0174D" w:rsidRDefault="00F0174D" w:rsidP="00174ED8">
      <w:pPr>
        <w:spacing w:after="0" w:line="240" w:lineRule="auto"/>
      </w:pPr>
      <w:r>
        <w:separator/>
      </w:r>
    </w:p>
  </w:endnote>
  <w:endnote w:type="continuationSeparator" w:id="0">
    <w:p w14:paraId="5D798755" w14:textId="77777777" w:rsidR="00F0174D" w:rsidRDefault="00F0174D" w:rsidP="00174ED8">
      <w:pPr>
        <w:spacing w:after="0" w:line="240" w:lineRule="auto"/>
      </w:pPr>
      <w:r>
        <w:continuationSeparator/>
      </w:r>
    </w:p>
  </w:endnote>
  <w:endnote w:type="continuationNotice" w:id="1">
    <w:p w14:paraId="183505D8" w14:textId="77777777" w:rsidR="00F0174D" w:rsidRDefault="00F017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5795399"/>
      <w:docPartObj>
        <w:docPartGallery w:val="Page Numbers (Bottom of Page)"/>
        <w:docPartUnique/>
      </w:docPartObj>
    </w:sdtPr>
    <w:sdtEndPr>
      <w:rPr>
        <w:noProof/>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B7C0B" w14:textId="77777777" w:rsidR="00F0174D" w:rsidRDefault="00F0174D" w:rsidP="00174ED8">
      <w:pPr>
        <w:spacing w:after="0" w:line="240" w:lineRule="auto"/>
      </w:pPr>
      <w:r>
        <w:separator/>
      </w:r>
    </w:p>
  </w:footnote>
  <w:footnote w:type="continuationSeparator" w:id="0">
    <w:p w14:paraId="479BDA8B" w14:textId="77777777" w:rsidR="00F0174D" w:rsidRDefault="00F0174D" w:rsidP="00174ED8">
      <w:pPr>
        <w:spacing w:after="0" w:line="240" w:lineRule="auto"/>
      </w:pPr>
      <w:r>
        <w:continuationSeparator/>
      </w:r>
    </w:p>
  </w:footnote>
  <w:footnote w:type="continuationNotice" w:id="1">
    <w:p w14:paraId="633B2EC7" w14:textId="77777777" w:rsidR="00F0174D" w:rsidRDefault="00F0174D">
      <w:pPr>
        <w:spacing w:after="0" w:line="240" w:lineRule="auto"/>
      </w:pPr>
    </w:p>
  </w:footnote>
  <w:footnote w:id="2">
    <w:p w14:paraId="044E8FA7" w14:textId="1A0D31F4" w:rsidR="000D7480" w:rsidRPr="000D7480" w:rsidRDefault="000D7480">
      <w:pPr>
        <w:pStyle w:val="FootnoteText"/>
        <w:rPr>
          <w:lang w:val="vi-VN"/>
        </w:rPr>
      </w:pPr>
      <w:r>
        <w:rPr>
          <w:rStyle w:val="FootnoteReference"/>
        </w:rPr>
        <w:footnoteRef/>
      </w:r>
      <w:r>
        <w:t xml:space="preserve"> </w:t>
      </w:r>
      <w:hyperlink r:id="rId1" w:history="1">
        <w:r w:rsidR="0080044E" w:rsidRPr="0080044E">
          <w:rPr>
            <w:rStyle w:val="Hyperlink"/>
          </w:rPr>
          <w:t xml:space="preserve">OpenStack Foundation, </w:t>
        </w:r>
        <w:r w:rsidR="0080044E" w:rsidRPr="0080044E">
          <w:rPr>
            <w:rStyle w:val="Hyperlink"/>
            <w:i/>
            <w:iCs/>
          </w:rPr>
          <w:t>Basic architecture — glance</w:t>
        </w:r>
        <w:r w:rsidR="0080044E" w:rsidRPr="0080044E">
          <w:rPr>
            <w:rStyle w:val="Hyperlink"/>
          </w:rPr>
          <w:t>, OpenStack Documentation</w:t>
        </w:r>
      </w:hyperlink>
    </w:p>
  </w:footnote>
  <w:footnote w:id="3">
    <w:p w14:paraId="29575C90" w14:textId="1B7E6550" w:rsidR="00131D7F" w:rsidRPr="00131D7F" w:rsidRDefault="00131D7F">
      <w:pPr>
        <w:pStyle w:val="FootnoteText"/>
        <w:rPr>
          <w:lang w:val="vi-VN"/>
        </w:rPr>
      </w:pPr>
      <w:r>
        <w:rPr>
          <w:rStyle w:val="FootnoteReference"/>
        </w:rPr>
        <w:footnoteRef/>
      </w:r>
      <w:r>
        <w:t xml:space="preserve"> </w:t>
      </w:r>
      <w:hyperlink r:id="rId2" w:history="1">
        <w:r w:rsidRPr="00131D7F">
          <w:rPr>
            <w:rStyle w:val="Hyperlink"/>
          </w:rPr>
          <w:t xml:space="preserve">OpenStack Foundation, </w:t>
        </w:r>
        <w:r w:rsidRPr="00131D7F">
          <w:rPr>
            <w:rStyle w:val="Hyperlink"/>
            <w:i/>
            <w:iCs/>
          </w:rPr>
          <w:t>Nova System Architecture</w:t>
        </w:r>
        <w:r w:rsidRPr="00131D7F">
          <w:rPr>
            <w:rStyle w:val="Hyperlink"/>
          </w:rPr>
          <w:t>, OpenStack Docs</w:t>
        </w:r>
      </w:hyperlink>
    </w:p>
  </w:footnote>
  <w:footnote w:id="4">
    <w:p w14:paraId="0D325B9C" w14:textId="4D2E564A" w:rsidR="00131D7F" w:rsidRPr="00131D7F" w:rsidRDefault="00131D7F">
      <w:pPr>
        <w:pStyle w:val="FootnoteText"/>
        <w:rPr>
          <w:lang w:val="vi-VN"/>
        </w:rPr>
      </w:pPr>
      <w:r>
        <w:rPr>
          <w:rStyle w:val="FootnoteReference"/>
        </w:rPr>
        <w:footnoteRef/>
      </w:r>
      <w:r>
        <w:t xml:space="preserve"> </w:t>
      </w:r>
      <w:hyperlink r:id="rId3" w:history="1">
        <w:r w:rsidR="00F77303" w:rsidRPr="00F77303">
          <w:rPr>
            <w:rStyle w:val="Hyperlink"/>
          </w:rPr>
          <w:t xml:space="preserve">Packt Publishing, </w:t>
        </w:r>
        <w:r w:rsidR="00F77303" w:rsidRPr="00F77303">
          <w:rPr>
            <w:rStyle w:val="Hyperlink"/>
            <w:i/>
            <w:iCs/>
          </w:rPr>
          <w:t>“OpenStack Neutron Components and Concepts”</w:t>
        </w:r>
        <w:r w:rsidR="00F77303" w:rsidRPr="00F77303">
          <w:rPr>
            <w:rStyle w:val="Hyperlink"/>
          </w:rPr>
          <w:t>, Network Computing</w:t>
        </w:r>
      </w:hyperlink>
    </w:p>
  </w:footnote>
  <w:footnote w:id="5">
    <w:p w14:paraId="5623CEB8" w14:textId="47F209ED" w:rsidR="00C54251" w:rsidRPr="00C54251" w:rsidRDefault="00C54251">
      <w:pPr>
        <w:pStyle w:val="FootnoteText"/>
        <w:rPr>
          <w:lang w:val="vi-VN"/>
        </w:rPr>
      </w:pPr>
      <w:r>
        <w:rPr>
          <w:rStyle w:val="FootnoteReference"/>
        </w:rPr>
        <w:footnoteRef/>
      </w:r>
      <w:r>
        <w:t xml:space="preserve"> </w:t>
      </w:r>
      <w:hyperlink r:id="rId4" w:history="1">
        <w:r w:rsidR="00F45CFE" w:rsidRPr="003B4ED5">
          <w:rPr>
            <w:rStyle w:val="Hyperlink"/>
          </w:rPr>
          <w:t xml:space="preserve">Red Hat, </w:t>
        </w:r>
        <w:r w:rsidR="00F45CFE" w:rsidRPr="003B4ED5">
          <w:rPr>
            <w:rStyle w:val="Hyperlink"/>
            <w:i/>
            <w:iCs/>
          </w:rPr>
          <w:t>Architecture Guide — Components</w:t>
        </w:r>
        <w:r w:rsidR="00F45CFE" w:rsidRPr="003B4ED5">
          <w:rPr>
            <w:rStyle w:val="Hyperlink"/>
          </w:rPr>
          <w:t xml:space="preserve">, </w:t>
        </w:r>
        <w:r w:rsidR="00F45CFE" w:rsidRPr="003B4ED5">
          <w:rPr>
            <w:rStyle w:val="Hyperlink"/>
            <w:i/>
            <w:iCs/>
          </w:rPr>
          <w:t>Red Hat OpenStack Platform 8</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5482F" w14:textId="2A367F32" w:rsidR="00C16655" w:rsidRPr="00702F8E" w:rsidRDefault="00D35B30">
    <w:pPr>
      <w:pStyle w:val="Header"/>
      <w:rPr>
        <w:sz w:val="24"/>
        <w:szCs w:val="24"/>
        <w:lang w:val="vi-VN"/>
      </w:rPr>
    </w:pPr>
    <w:r w:rsidRPr="00D13C05">
      <w:rPr>
        <w:sz w:val="24"/>
        <w:szCs w:val="24"/>
      </w:rPr>
      <w:t xml:space="preserve">Báo </w:t>
    </w:r>
    <w:proofErr w:type="spellStart"/>
    <w:r w:rsidRPr="00D13C05">
      <w:rPr>
        <w:sz w:val="24"/>
        <w:szCs w:val="24"/>
      </w:rPr>
      <w:t>cáo</w:t>
    </w:r>
    <w:proofErr w:type="spellEnd"/>
    <w:r w:rsidRPr="00D13C05">
      <w:rPr>
        <w:sz w:val="24"/>
        <w:szCs w:val="24"/>
      </w:rPr>
      <w:t xml:space="preserve"> </w:t>
    </w:r>
    <w:proofErr w:type="spellStart"/>
    <w:r w:rsidRPr="00D13C05">
      <w:rPr>
        <w:sz w:val="24"/>
        <w:szCs w:val="24"/>
      </w:rPr>
      <w:t>Đồ</w:t>
    </w:r>
    <w:proofErr w:type="spellEnd"/>
    <w:r w:rsidRPr="00D13C05">
      <w:rPr>
        <w:sz w:val="24"/>
        <w:szCs w:val="24"/>
      </w:rPr>
      <w:t xml:space="preserve"> </w:t>
    </w:r>
    <w:proofErr w:type="spellStart"/>
    <w:r w:rsidRPr="00D13C05">
      <w:rPr>
        <w:sz w:val="24"/>
        <w:szCs w:val="24"/>
      </w:rPr>
      <w:t>án</w:t>
    </w:r>
    <w:proofErr w:type="spellEnd"/>
    <w:r w:rsidRPr="00D13C05">
      <w:rPr>
        <w:sz w:val="24"/>
        <w:szCs w:val="24"/>
      </w:rPr>
      <w:t xml:space="preserve"> </w:t>
    </w:r>
    <w:proofErr w:type="spellStart"/>
    <w:r w:rsidR="00702F8E" w:rsidRPr="00702F8E">
      <w:rPr>
        <w:sz w:val="24"/>
        <w:szCs w:val="24"/>
      </w:rPr>
      <w:t>Hệ</w:t>
    </w:r>
    <w:proofErr w:type="spellEnd"/>
    <w:r w:rsidR="00702F8E" w:rsidRPr="00702F8E">
      <w:rPr>
        <w:sz w:val="24"/>
        <w:szCs w:val="24"/>
      </w:rPr>
      <w:t xml:space="preserve"> </w:t>
    </w:r>
    <w:proofErr w:type="spellStart"/>
    <w:r w:rsidR="00702F8E" w:rsidRPr="00702F8E">
      <w:rPr>
        <w:sz w:val="24"/>
        <w:szCs w:val="24"/>
      </w:rPr>
      <w:t>tính</w:t>
    </w:r>
    <w:proofErr w:type="spellEnd"/>
    <w:r w:rsidR="00702F8E" w:rsidRPr="00702F8E">
      <w:rPr>
        <w:sz w:val="24"/>
        <w:szCs w:val="24"/>
      </w:rPr>
      <w:t xml:space="preserve"> </w:t>
    </w:r>
    <w:proofErr w:type="spellStart"/>
    <w:r w:rsidR="00702F8E" w:rsidRPr="00702F8E">
      <w:rPr>
        <w:sz w:val="24"/>
        <w:szCs w:val="24"/>
      </w:rPr>
      <w:t>toán</w:t>
    </w:r>
    <w:proofErr w:type="spellEnd"/>
    <w:r w:rsidR="00702F8E" w:rsidRPr="00702F8E">
      <w:rPr>
        <w:sz w:val="24"/>
        <w:szCs w:val="24"/>
      </w:rPr>
      <w:t xml:space="preserve"> </w:t>
    </w:r>
    <w:proofErr w:type="spellStart"/>
    <w:r w:rsidR="00702F8E" w:rsidRPr="00702F8E">
      <w:rPr>
        <w:sz w:val="24"/>
        <w:szCs w:val="24"/>
      </w:rPr>
      <w:t>phân</w:t>
    </w:r>
    <w:proofErr w:type="spellEnd"/>
    <w:r w:rsidR="00702F8E" w:rsidRPr="00702F8E">
      <w:rPr>
        <w:sz w:val="24"/>
        <w:szCs w:val="24"/>
      </w:rPr>
      <w:t xml:space="preserve"> </w:t>
    </w:r>
    <w:proofErr w:type="spellStart"/>
    <w:r w:rsidR="00702F8E" w:rsidRPr="00702F8E">
      <w:rPr>
        <w:sz w:val="24"/>
        <w:szCs w:val="24"/>
      </w:rPr>
      <w:t>bố</w:t>
    </w:r>
    <w:proofErr w:type="spellEnd"/>
    <w:r w:rsidR="00702F8E" w:rsidRPr="00702F8E">
      <w:rPr>
        <w:sz w:val="24"/>
        <w:szCs w:val="24"/>
      </w:rPr>
      <w:t xml:space="preserve"> </w:t>
    </w:r>
    <w:r w:rsidR="00740BA4" w:rsidRPr="00D13C05">
      <w:rPr>
        <w:sz w:val="24"/>
        <w:szCs w:val="24"/>
      </w:rPr>
      <w:ptab w:relativeTo="margin" w:alignment="center" w:leader="none"/>
    </w:r>
    <w:r w:rsidR="00740BA4" w:rsidRPr="00D13C05">
      <w:rPr>
        <w:sz w:val="24"/>
        <w:szCs w:val="24"/>
      </w:rPr>
      <w:ptab w:relativeTo="margin" w:alignment="right" w:leader="none"/>
    </w:r>
    <w:proofErr w:type="spellStart"/>
    <w:r w:rsidRPr="00D13C05">
      <w:rPr>
        <w:sz w:val="24"/>
        <w:szCs w:val="24"/>
      </w:rPr>
      <w:t>Nhóm</w:t>
    </w:r>
    <w:proofErr w:type="spellEnd"/>
    <w:r w:rsidRPr="00D13C05">
      <w:rPr>
        <w:sz w:val="24"/>
        <w:szCs w:val="24"/>
      </w:rPr>
      <w:t xml:space="preserve"> </w:t>
    </w:r>
    <w:r w:rsidR="00702F8E">
      <w:rPr>
        <w:sz w:val="24"/>
        <w:szCs w:val="24"/>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D67AD"/>
    <w:multiLevelType w:val="hybridMultilevel"/>
    <w:tmpl w:val="226CF2D2"/>
    <w:lvl w:ilvl="0" w:tplc="2C6C871A">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F56BB"/>
    <w:multiLevelType w:val="multilevel"/>
    <w:tmpl w:val="F3D2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12516"/>
    <w:multiLevelType w:val="multilevel"/>
    <w:tmpl w:val="E582454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86EAC"/>
    <w:multiLevelType w:val="multilevel"/>
    <w:tmpl w:val="680C21C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0C95"/>
    <w:multiLevelType w:val="multilevel"/>
    <w:tmpl w:val="A9A4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080BDF"/>
    <w:multiLevelType w:val="multilevel"/>
    <w:tmpl w:val="2A06A10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F1D69"/>
    <w:multiLevelType w:val="hybridMultilevel"/>
    <w:tmpl w:val="B720FF4C"/>
    <w:lvl w:ilvl="0" w:tplc="2C6C871A">
      <w:start w:val="1"/>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9C2A80"/>
    <w:multiLevelType w:val="hybridMultilevel"/>
    <w:tmpl w:val="C67A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75418"/>
    <w:multiLevelType w:val="multilevel"/>
    <w:tmpl w:val="6032DE9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871CB"/>
    <w:multiLevelType w:val="multilevel"/>
    <w:tmpl w:val="7F1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26A84"/>
    <w:multiLevelType w:val="multilevel"/>
    <w:tmpl w:val="53E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87842"/>
    <w:multiLevelType w:val="multilevel"/>
    <w:tmpl w:val="F3D2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E178B"/>
    <w:multiLevelType w:val="multilevel"/>
    <w:tmpl w:val="A2F07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A53AA0"/>
    <w:multiLevelType w:val="hybridMultilevel"/>
    <w:tmpl w:val="84DC6248"/>
    <w:lvl w:ilvl="0" w:tplc="2C6C871A">
      <w:start w:val="1"/>
      <w:numFmt w:val="bullet"/>
      <w:lvlText w:val="-"/>
      <w:lvlJc w:val="left"/>
      <w:pPr>
        <w:ind w:left="720" w:hanging="360"/>
      </w:pPr>
      <w:rPr>
        <w:rFonts w:ascii="Times New Roman" w:eastAsiaTheme="minorHAnsi" w:hAnsi="Times New Roman" w:cs="Times New Roman" w:hint="default"/>
      </w:rPr>
    </w:lvl>
    <w:lvl w:ilvl="1" w:tplc="52D65000">
      <w:start w:val="1"/>
      <w:numFmt w:val="bullet"/>
      <w:lvlText w:val="o"/>
      <w:lvlJc w:val="left"/>
      <w:pPr>
        <w:ind w:left="1440" w:hanging="360"/>
      </w:pPr>
      <w:rPr>
        <w:rFonts w:ascii="Courier New" w:hAnsi="Courier New" w:hint="default"/>
      </w:rPr>
    </w:lvl>
    <w:lvl w:ilvl="2" w:tplc="9EF0FA84">
      <w:start w:val="1"/>
      <w:numFmt w:val="bullet"/>
      <w:lvlText w:val=""/>
      <w:lvlJc w:val="left"/>
      <w:pPr>
        <w:ind w:left="2160" w:hanging="360"/>
      </w:pPr>
      <w:rPr>
        <w:rFonts w:ascii="Wingdings" w:hAnsi="Wingdings" w:hint="default"/>
      </w:rPr>
    </w:lvl>
    <w:lvl w:ilvl="3" w:tplc="3960A788">
      <w:start w:val="1"/>
      <w:numFmt w:val="bullet"/>
      <w:lvlText w:val=""/>
      <w:lvlJc w:val="left"/>
      <w:pPr>
        <w:ind w:left="2880" w:hanging="360"/>
      </w:pPr>
      <w:rPr>
        <w:rFonts w:ascii="Symbol" w:hAnsi="Symbol" w:hint="default"/>
      </w:rPr>
    </w:lvl>
    <w:lvl w:ilvl="4" w:tplc="BBCAA7DE">
      <w:start w:val="1"/>
      <w:numFmt w:val="bullet"/>
      <w:lvlText w:val="o"/>
      <w:lvlJc w:val="left"/>
      <w:pPr>
        <w:ind w:left="3600" w:hanging="360"/>
      </w:pPr>
      <w:rPr>
        <w:rFonts w:ascii="Courier New" w:hAnsi="Courier New" w:hint="default"/>
      </w:rPr>
    </w:lvl>
    <w:lvl w:ilvl="5" w:tplc="9942DE94">
      <w:start w:val="1"/>
      <w:numFmt w:val="bullet"/>
      <w:lvlText w:val=""/>
      <w:lvlJc w:val="left"/>
      <w:pPr>
        <w:ind w:left="4320" w:hanging="360"/>
      </w:pPr>
      <w:rPr>
        <w:rFonts w:ascii="Wingdings" w:hAnsi="Wingdings" w:hint="default"/>
      </w:rPr>
    </w:lvl>
    <w:lvl w:ilvl="6" w:tplc="5C9A121E">
      <w:start w:val="1"/>
      <w:numFmt w:val="bullet"/>
      <w:lvlText w:val=""/>
      <w:lvlJc w:val="left"/>
      <w:pPr>
        <w:ind w:left="5040" w:hanging="360"/>
      </w:pPr>
      <w:rPr>
        <w:rFonts w:ascii="Symbol" w:hAnsi="Symbol" w:hint="default"/>
      </w:rPr>
    </w:lvl>
    <w:lvl w:ilvl="7" w:tplc="5BE85E5C">
      <w:start w:val="1"/>
      <w:numFmt w:val="bullet"/>
      <w:lvlText w:val="o"/>
      <w:lvlJc w:val="left"/>
      <w:pPr>
        <w:ind w:left="5760" w:hanging="360"/>
      </w:pPr>
      <w:rPr>
        <w:rFonts w:ascii="Courier New" w:hAnsi="Courier New" w:hint="default"/>
      </w:rPr>
    </w:lvl>
    <w:lvl w:ilvl="8" w:tplc="7D406EFE">
      <w:start w:val="1"/>
      <w:numFmt w:val="bullet"/>
      <w:lvlText w:val=""/>
      <w:lvlJc w:val="left"/>
      <w:pPr>
        <w:ind w:left="6480" w:hanging="360"/>
      </w:pPr>
      <w:rPr>
        <w:rFonts w:ascii="Wingdings" w:hAnsi="Wingdings" w:hint="default"/>
      </w:rPr>
    </w:lvl>
  </w:abstractNum>
  <w:abstractNum w:abstractNumId="18" w15:restartNumberingAfterBreak="0">
    <w:nsid w:val="5361680B"/>
    <w:multiLevelType w:val="multilevel"/>
    <w:tmpl w:val="643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577240C"/>
    <w:multiLevelType w:val="multilevel"/>
    <w:tmpl w:val="786E825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6C5452F"/>
    <w:multiLevelType w:val="multilevel"/>
    <w:tmpl w:val="C01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503B8"/>
    <w:multiLevelType w:val="multilevel"/>
    <w:tmpl w:val="D0F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C293E"/>
    <w:multiLevelType w:val="multilevel"/>
    <w:tmpl w:val="6E5C1D3A"/>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A454A2"/>
    <w:multiLevelType w:val="multilevel"/>
    <w:tmpl w:val="138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F233B"/>
    <w:multiLevelType w:val="hybridMultilevel"/>
    <w:tmpl w:val="B4CA6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674320">
    <w:abstractNumId w:val="17"/>
  </w:num>
  <w:num w:numId="2" w16cid:durableId="1521703667">
    <w:abstractNumId w:val="15"/>
  </w:num>
  <w:num w:numId="3" w16cid:durableId="1192451426">
    <w:abstractNumId w:val="16"/>
  </w:num>
  <w:num w:numId="4" w16cid:durableId="1769034931">
    <w:abstractNumId w:val="5"/>
  </w:num>
  <w:num w:numId="5" w16cid:durableId="959531810">
    <w:abstractNumId w:val="20"/>
  </w:num>
  <w:num w:numId="6" w16cid:durableId="893854713">
    <w:abstractNumId w:val="14"/>
  </w:num>
  <w:num w:numId="7" w16cid:durableId="985860105">
    <w:abstractNumId w:val="19"/>
  </w:num>
  <w:num w:numId="8" w16cid:durableId="504787989">
    <w:abstractNumId w:val="21"/>
  </w:num>
  <w:num w:numId="9" w16cid:durableId="522476673">
    <w:abstractNumId w:val="26"/>
  </w:num>
  <w:num w:numId="10" w16cid:durableId="847058397">
    <w:abstractNumId w:val="8"/>
  </w:num>
  <w:num w:numId="11" w16cid:durableId="570232956">
    <w:abstractNumId w:val="7"/>
  </w:num>
  <w:num w:numId="12" w16cid:durableId="1307785670">
    <w:abstractNumId w:val="23"/>
  </w:num>
  <w:num w:numId="13" w16cid:durableId="849372448">
    <w:abstractNumId w:val="10"/>
  </w:num>
  <w:num w:numId="14" w16cid:durableId="1069771539">
    <w:abstractNumId w:val="0"/>
  </w:num>
  <w:num w:numId="15" w16cid:durableId="1138185289">
    <w:abstractNumId w:val="13"/>
  </w:num>
  <w:num w:numId="16" w16cid:durableId="650408517">
    <w:abstractNumId w:val="11"/>
  </w:num>
  <w:num w:numId="17" w16cid:durableId="272907185">
    <w:abstractNumId w:val="6"/>
  </w:num>
  <w:num w:numId="18" w16cid:durableId="1699352119">
    <w:abstractNumId w:val="9"/>
  </w:num>
  <w:num w:numId="19" w16cid:durableId="1579242824">
    <w:abstractNumId w:val="1"/>
  </w:num>
  <w:num w:numId="20" w16cid:durableId="1451047605">
    <w:abstractNumId w:val="12"/>
  </w:num>
  <w:num w:numId="21" w16cid:durableId="538588843">
    <w:abstractNumId w:val="22"/>
  </w:num>
  <w:num w:numId="22" w16cid:durableId="1741171701">
    <w:abstractNumId w:val="25"/>
  </w:num>
  <w:num w:numId="23" w16cid:durableId="492719237">
    <w:abstractNumId w:val="4"/>
  </w:num>
  <w:num w:numId="24" w16cid:durableId="99112273">
    <w:abstractNumId w:val="18"/>
  </w:num>
  <w:num w:numId="25" w16cid:durableId="1604874718">
    <w:abstractNumId w:val="24"/>
  </w:num>
  <w:num w:numId="26" w16cid:durableId="2054379849">
    <w:abstractNumId w:val="2"/>
  </w:num>
  <w:num w:numId="27" w16cid:durableId="1231115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3553"/>
    <w:rsid w:val="00003C5E"/>
    <w:rsid w:val="00003F01"/>
    <w:rsid w:val="00004AE5"/>
    <w:rsid w:val="00006192"/>
    <w:rsid w:val="00006224"/>
    <w:rsid w:val="00007EEF"/>
    <w:rsid w:val="000137CB"/>
    <w:rsid w:val="00013CA9"/>
    <w:rsid w:val="00017A01"/>
    <w:rsid w:val="00023BBA"/>
    <w:rsid w:val="000240C1"/>
    <w:rsid w:val="00030BAB"/>
    <w:rsid w:val="00031C95"/>
    <w:rsid w:val="00031E31"/>
    <w:rsid w:val="0003301A"/>
    <w:rsid w:val="00033EA7"/>
    <w:rsid w:val="000349A9"/>
    <w:rsid w:val="0004120A"/>
    <w:rsid w:val="00042279"/>
    <w:rsid w:val="00043D45"/>
    <w:rsid w:val="00044B10"/>
    <w:rsid w:val="00044E4D"/>
    <w:rsid w:val="00045017"/>
    <w:rsid w:val="00052DA3"/>
    <w:rsid w:val="00055CB9"/>
    <w:rsid w:val="00060078"/>
    <w:rsid w:val="000619E0"/>
    <w:rsid w:val="00062598"/>
    <w:rsid w:val="00063B47"/>
    <w:rsid w:val="0007032A"/>
    <w:rsid w:val="00070388"/>
    <w:rsid w:val="000706E1"/>
    <w:rsid w:val="000728EE"/>
    <w:rsid w:val="000730B8"/>
    <w:rsid w:val="00074B04"/>
    <w:rsid w:val="00074E59"/>
    <w:rsid w:val="00080D44"/>
    <w:rsid w:val="00082F09"/>
    <w:rsid w:val="0008324F"/>
    <w:rsid w:val="000834FA"/>
    <w:rsid w:val="00085E3C"/>
    <w:rsid w:val="00086F56"/>
    <w:rsid w:val="000870FB"/>
    <w:rsid w:val="0009178D"/>
    <w:rsid w:val="000926FC"/>
    <w:rsid w:val="00094A61"/>
    <w:rsid w:val="0009530A"/>
    <w:rsid w:val="000A222F"/>
    <w:rsid w:val="000A6230"/>
    <w:rsid w:val="000A6267"/>
    <w:rsid w:val="000B04AE"/>
    <w:rsid w:val="000B3490"/>
    <w:rsid w:val="000B38C8"/>
    <w:rsid w:val="000B3D1C"/>
    <w:rsid w:val="000B40ED"/>
    <w:rsid w:val="000B4E1D"/>
    <w:rsid w:val="000B5F27"/>
    <w:rsid w:val="000B61A4"/>
    <w:rsid w:val="000C0514"/>
    <w:rsid w:val="000C144A"/>
    <w:rsid w:val="000C2CD5"/>
    <w:rsid w:val="000C39AD"/>
    <w:rsid w:val="000D0C22"/>
    <w:rsid w:val="000D1834"/>
    <w:rsid w:val="000D3440"/>
    <w:rsid w:val="000D483F"/>
    <w:rsid w:val="000D6713"/>
    <w:rsid w:val="000D7480"/>
    <w:rsid w:val="000E0AFB"/>
    <w:rsid w:val="000E24EC"/>
    <w:rsid w:val="000E3036"/>
    <w:rsid w:val="000E6DBF"/>
    <w:rsid w:val="000F1F93"/>
    <w:rsid w:val="000F38FC"/>
    <w:rsid w:val="000F4FB8"/>
    <w:rsid w:val="000F52CA"/>
    <w:rsid w:val="000F7544"/>
    <w:rsid w:val="000F77A0"/>
    <w:rsid w:val="00100BD3"/>
    <w:rsid w:val="00105E11"/>
    <w:rsid w:val="00106BF4"/>
    <w:rsid w:val="00112AF8"/>
    <w:rsid w:val="00113B78"/>
    <w:rsid w:val="001144DC"/>
    <w:rsid w:val="001144FC"/>
    <w:rsid w:val="001158B3"/>
    <w:rsid w:val="001166FB"/>
    <w:rsid w:val="00116AFF"/>
    <w:rsid w:val="00121B3E"/>
    <w:rsid w:val="0012348A"/>
    <w:rsid w:val="00125737"/>
    <w:rsid w:val="0012732D"/>
    <w:rsid w:val="00127BEB"/>
    <w:rsid w:val="001310DA"/>
    <w:rsid w:val="00131D7F"/>
    <w:rsid w:val="00133DB9"/>
    <w:rsid w:val="0013423E"/>
    <w:rsid w:val="001367C8"/>
    <w:rsid w:val="0013773C"/>
    <w:rsid w:val="0014125F"/>
    <w:rsid w:val="001413AB"/>
    <w:rsid w:val="00142711"/>
    <w:rsid w:val="00142EDB"/>
    <w:rsid w:val="001454A6"/>
    <w:rsid w:val="00146FCE"/>
    <w:rsid w:val="00151727"/>
    <w:rsid w:val="0015662E"/>
    <w:rsid w:val="00156F6B"/>
    <w:rsid w:val="0016087F"/>
    <w:rsid w:val="00162F3A"/>
    <w:rsid w:val="001655BD"/>
    <w:rsid w:val="00167320"/>
    <w:rsid w:val="00170696"/>
    <w:rsid w:val="0017112D"/>
    <w:rsid w:val="00171584"/>
    <w:rsid w:val="00171B09"/>
    <w:rsid w:val="00174ED8"/>
    <w:rsid w:val="00176995"/>
    <w:rsid w:val="001779D8"/>
    <w:rsid w:val="00177C19"/>
    <w:rsid w:val="00180BC1"/>
    <w:rsid w:val="00181591"/>
    <w:rsid w:val="00182580"/>
    <w:rsid w:val="00182637"/>
    <w:rsid w:val="001836E0"/>
    <w:rsid w:val="00187675"/>
    <w:rsid w:val="0019091D"/>
    <w:rsid w:val="0019186C"/>
    <w:rsid w:val="00193806"/>
    <w:rsid w:val="0019474D"/>
    <w:rsid w:val="00197372"/>
    <w:rsid w:val="001A2FF8"/>
    <w:rsid w:val="001A4ADA"/>
    <w:rsid w:val="001A7A6C"/>
    <w:rsid w:val="001A7B35"/>
    <w:rsid w:val="001B0358"/>
    <w:rsid w:val="001B1282"/>
    <w:rsid w:val="001C126E"/>
    <w:rsid w:val="001C1EF5"/>
    <w:rsid w:val="001C243E"/>
    <w:rsid w:val="001C3D3C"/>
    <w:rsid w:val="001C3F0E"/>
    <w:rsid w:val="001D0EB5"/>
    <w:rsid w:val="001D33B6"/>
    <w:rsid w:val="001D4B88"/>
    <w:rsid w:val="001D50DC"/>
    <w:rsid w:val="001D57AB"/>
    <w:rsid w:val="001D640E"/>
    <w:rsid w:val="001E19D4"/>
    <w:rsid w:val="001E1B67"/>
    <w:rsid w:val="001E5572"/>
    <w:rsid w:val="001E5797"/>
    <w:rsid w:val="001F11B3"/>
    <w:rsid w:val="001F2419"/>
    <w:rsid w:val="001F2E62"/>
    <w:rsid w:val="001F30D8"/>
    <w:rsid w:val="001F31AB"/>
    <w:rsid w:val="001F36AF"/>
    <w:rsid w:val="001F424A"/>
    <w:rsid w:val="001F520D"/>
    <w:rsid w:val="001F75EE"/>
    <w:rsid w:val="00201965"/>
    <w:rsid w:val="002022C5"/>
    <w:rsid w:val="00203190"/>
    <w:rsid w:val="002045FC"/>
    <w:rsid w:val="002113B9"/>
    <w:rsid w:val="00211DB9"/>
    <w:rsid w:val="002126AD"/>
    <w:rsid w:val="00212D01"/>
    <w:rsid w:val="002154ED"/>
    <w:rsid w:val="00215C48"/>
    <w:rsid w:val="002177D6"/>
    <w:rsid w:val="00217D28"/>
    <w:rsid w:val="00217F50"/>
    <w:rsid w:val="002227E6"/>
    <w:rsid w:val="00223A58"/>
    <w:rsid w:val="002265C1"/>
    <w:rsid w:val="0022667B"/>
    <w:rsid w:val="00227151"/>
    <w:rsid w:val="00227F92"/>
    <w:rsid w:val="00231B97"/>
    <w:rsid w:val="0023337D"/>
    <w:rsid w:val="00233CDE"/>
    <w:rsid w:val="00235F42"/>
    <w:rsid w:val="00237A81"/>
    <w:rsid w:val="002404B4"/>
    <w:rsid w:val="0024315B"/>
    <w:rsid w:val="002455EE"/>
    <w:rsid w:val="00250FC0"/>
    <w:rsid w:val="00251EBB"/>
    <w:rsid w:val="00252923"/>
    <w:rsid w:val="00252D61"/>
    <w:rsid w:val="0025343C"/>
    <w:rsid w:val="00254E8C"/>
    <w:rsid w:val="00255BE3"/>
    <w:rsid w:val="00256A38"/>
    <w:rsid w:val="00257FA8"/>
    <w:rsid w:val="00262B7B"/>
    <w:rsid w:val="002638E9"/>
    <w:rsid w:val="00264771"/>
    <w:rsid w:val="002653CA"/>
    <w:rsid w:val="00265B76"/>
    <w:rsid w:val="002677C2"/>
    <w:rsid w:val="002711F9"/>
    <w:rsid w:val="00274AC3"/>
    <w:rsid w:val="00277A81"/>
    <w:rsid w:val="002816AB"/>
    <w:rsid w:val="0028338F"/>
    <w:rsid w:val="00283889"/>
    <w:rsid w:val="00283C85"/>
    <w:rsid w:val="00285300"/>
    <w:rsid w:val="00292763"/>
    <w:rsid w:val="00292DC6"/>
    <w:rsid w:val="002949EC"/>
    <w:rsid w:val="0029503A"/>
    <w:rsid w:val="00295867"/>
    <w:rsid w:val="002972D9"/>
    <w:rsid w:val="002A1955"/>
    <w:rsid w:val="002A3521"/>
    <w:rsid w:val="002A4A3E"/>
    <w:rsid w:val="002A55AE"/>
    <w:rsid w:val="002A5CDF"/>
    <w:rsid w:val="002A5CE7"/>
    <w:rsid w:val="002A7D8C"/>
    <w:rsid w:val="002B1464"/>
    <w:rsid w:val="002B151E"/>
    <w:rsid w:val="002B337E"/>
    <w:rsid w:val="002B4137"/>
    <w:rsid w:val="002B5CB0"/>
    <w:rsid w:val="002C1C46"/>
    <w:rsid w:val="002C2A92"/>
    <w:rsid w:val="002C2F17"/>
    <w:rsid w:val="002C4CC5"/>
    <w:rsid w:val="002C55A6"/>
    <w:rsid w:val="002C58C7"/>
    <w:rsid w:val="002C5DC7"/>
    <w:rsid w:val="002C7168"/>
    <w:rsid w:val="002C75AC"/>
    <w:rsid w:val="002D08EE"/>
    <w:rsid w:val="002D12F4"/>
    <w:rsid w:val="002D1C04"/>
    <w:rsid w:val="002D4D75"/>
    <w:rsid w:val="002D6AB7"/>
    <w:rsid w:val="002E2EDA"/>
    <w:rsid w:val="002E2EF1"/>
    <w:rsid w:val="002E4EC1"/>
    <w:rsid w:val="002E7F18"/>
    <w:rsid w:val="002F00AA"/>
    <w:rsid w:val="002F163E"/>
    <w:rsid w:val="002F1C09"/>
    <w:rsid w:val="002F2B94"/>
    <w:rsid w:val="002F2BA0"/>
    <w:rsid w:val="002F30F1"/>
    <w:rsid w:val="002F320C"/>
    <w:rsid w:val="00300517"/>
    <w:rsid w:val="00300582"/>
    <w:rsid w:val="003017E4"/>
    <w:rsid w:val="00301CAB"/>
    <w:rsid w:val="003024A9"/>
    <w:rsid w:val="00303B43"/>
    <w:rsid w:val="00304916"/>
    <w:rsid w:val="00305E90"/>
    <w:rsid w:val="00307E60"/>
    <w:rsid w:val="00313D62"/>
    <w:rsid w:val="0032172F"/>
    <w:rsid w:val="003229BF"/>
    <w:rsid w:val="00322FC9"/>
    <w:rsid w:val="00324E6C"/>
    <w:rsid w:val="003258FF"/>
    <w:rsid w:val="003300AD"/>
    <w:rsid w:val="00330A18"/>
    <w:rsid w:val="00331C0A"/>
    <w:rsid w:val="00332DE8"/>
    <w:rsid w:val="0034026C"/>
    <w:rsid w:val="00341760"/>
    <w:rsid w:val="0034310D"/>
    <w:rsid w:val="00345697"/>
    <w:rsid w:val="00347076"/>
    <w:rsid w:val="00350647"/>
    <w:rsid w:val="00353009"/>
    <w:rsid w:val="00355F1A"/>
    <w:rsid w:val="00357215"/>
    <w:rsid w:val="00357BBE"/>
    <w:rsid w:val="003611AD"/>
    <w:rsid w:val="003624AA"/>
    <w:rsid w:val="00364210"/>
    <w:rsid w:val="003662F9"/>
    <w:rsid w:val="003677B2"/>
    <w:rsid w:val="003714C7"/>
    <w:rsid w:val="003729CB"/>
    <w:rsid w:val="00374BC2"/>
    <w:rsid w:val="003802A2"/>
    <w:rsid w:val="00380902"/>
    <w:rsid w:val="00383D54"/>
    <w:rsid w:val="00384B1F"/>
    <w:rsid w:val="00392AC6"/>
    <w:rsid w:val="00394D5E"/>
    <w:rsid w:val="00397613"/>
    <w:rsid w:val="003978F4"/>
    <w:rsid w:val="003A12F9"/>
    <w:rsid w:val="003A27F1"/>
    <w:rsid w:val="003A2D50"/>
    <w:rsid w:val="003A5D1E"/>
    <w:rsid w:val="003A7500"/>
    <w:rsid w:val="003A7E49"/>
    <w:rsid w:val="003A7E53"/>
    <w:rsid w:val="003B2279"/>
    <w:rsid w:val="003B2615"/>
    <w:rsid w:val="003B4ED5"/>
    <w:rsid w:val="003B5798"/>
    <w:rsid w:val="003B7490"/>
    <w:rsid w:val="003B76D5"/>
    <w:rsid w:val="003C27D6"/>
    <w:rsid w:val="003C2DDE"/>
    <w:rsid w:val="003C4662"/>
    <w:rsid w:val="003C5786"/>
    <w:rsid w:val="003C6BD0"/>
    <w:rsid w:val="003C6D33"/>
    <w:rsid w:val="003D38F4"/>
    <w:rsid w:val="003D3A4D"/>
    <w:rsid w:val="003D4ACD"/>
    <w:rsid w:val="003D4DA3"/>
    <w:rsid w:val="003D6067"/>
    <w:rsid w:val="003D6F4A"/>
    <w:rsid w:val="003E018B"/>
    <w:rsid w:val="003E0A4A"/>
    <w:rsid w:val="003E3888"/>
    <w:rsid w:val="003E3E51"/>
    <w:rsid w:val="003E58DA"/>
    <w:rsid w:val="003E6873"/>
    <w:rsid w:val="003E6CDB"/>
    <w:rsid w:val="003E7490"/>
    <w:rsid w:val="003F5BA7"/>
    <w:rsid w:val="00400528"/>
    <w:rsid w:val="0040063B"/>
    <w:rsid w:val="0040313A"/>
    <w:rsid w:val="0040419D"/>
    <w:rsid w:val="00404CAF"/>
    <w:rsid w:val="004058AF"/>
    <w:rsid w:val="00406368"/>
    <w:rsid w:val="0040733E"/>
    <w:rsid w:val="00410192"/>
    <w:rsid w:val="00413CB1"/>
    <w:rsid w:val="004145E1"/>
    <w:rsid w:val="0041495D"/>
    <w:rsid w:val="00414B3D"/>
    <w:rsid w:val="00416127"/>
    <w:rsid w:val="00416713"/>
    <w:rsid w:val="00417F63"/>
    <w:rsid w:val="004205BD"/>
    <w:rsid w:val="004214F1"/>
    <w:rsid w:val="004223B4"/>
    <w:rsid w:val="00424AEC"/>
    <w:rsid w:val="00427BC0"/>
    <w:rsid w:val="00430AD2"/>
    <w:rsid w:val="00430C9F"/>
    <w:rsid w:val="00431F1B"/>
    <w:rsid w:val="00433481"/>
    <w:rsid w:val="00433E44"/>
    <w:rsid w:val="004348EE"/>
    <w:rsid w:val="004359BB"/>
    <w:rsid w:val="0043FBB9"/>
    <w:rsid w:val="00445A5D"/>
    <w:rsid w:val="00447028"/>
    <w:rsid w:val="00453711"/>
    <w:rsid w:val="00453A25"/>
    <w:rsid w:val="00455F81"/>
    <w:rsid w:val="004561E0"/>
    <w:rsid w:val="00456393"/>
    <w:rsid w:val="00460EAE"/>
    <w:rsid w:val="00462D98"/>
    <w:rsid w:val="0046510B"/>
    <w:rsid w:val="00466A97"/>
    <w:rsid w:val="0047118E"/>
    <w:rsid w:val="00471E6E"/>
    <w:rsid w:val="00471F8C"/>
    <w:rsid w:val="004726EA"/>
    <w:rsid w:val="00472F2D"/>
    <w:rsid w:val="00473D71"/>
    <w:rsid w:val="00476F22"/>
    <w:rsid w:val="00482756"/>
    <w:rsid w:val="00483DF1"/>
    <w:rsid w:val="0048636E"/>
    <w:rsid w:val="004871D2"/>
    <w:rsid w:val="00487972"/>
    <w:rsid w:val="00490633"/>
    <w:rsid w:val="004923ED"/>
    <w:rsid w:val="00493F97"/>
    <w:rsid w:val="00495E39"/>
    <w:rsid w:val="00496361"/>
    <w:rsid w:val="004964B1"/>
    <w:rsid w:val="004968FF"/>
    <w:rsid w:val="00496F20"/>
    <w:rsid w:val="004A0EA0"/>
    <w:rsid w:val="004A3A26"/>
    <w:rsid w:val="004A45DC"/>
    <w:rsid w:val="004A51EC"/>
    <w:rsid w:val="004B099C"/>
    <w:rsid w:val="004B1045"/>
    <w:rsid w:val="004B1EFF"/>
    <w:rsid w:val="004B29CA"/>
    <w:rsid w:val="004B3401"/>
    <w:rsid w:val="004B50D1"/>
    <w:rsid w:val="004C0185"/>
    <w:rsid w:val="004C0F27"/>
    <w:rsid w:val="004C6436"/>
    <w:rsid w:val="004C6A13"/>
    <w:rsid w:val="004D0958"/>
    <w:rsid w:val="004D1234"/>
    <w:rsid w:val="004D36F4"/>
    <w:rsid w:val="004D4958"/>
    <w:rsid w:val="004D57D0"/>
    <w:rsid w:val="004D74C6"/>
    <w:rsid w:val="004E06DD"/>
    <w:rsid w:val="004E0FAA"/>
    <w:rsid w:val="004E101C"/>
    <w:rsid w:val="004E2BE3"/>
    <w:rsid w:val="004E35BD"/>
    <w:rsid w:val="004F17D4"/>
    <w:rsid w:val="004F34FB"/>
    <w:rsid w:val="004F3FB2"/>
    <w:rsid w:val="004F487A"/>
    <w:rsid w:val="004F4B02"/>
    <w:rsid w:val="004F7552"/>
    <w:rsid w:val="004F7E45"/>
    <w:rsid w:val="0050110D"/>
    <w:rsid w:val="005014C2"/>
    <w:rsid w:val="00506512"/>
    <w:rsid w:val="00511ED6"/>
    <w:rsid w:val="0051311F"/>
    <w:rsid w:val="00513EC8"/>
    <w:rsid w:val="005177B1"/>
    <w:rsid w:val="00517A88"/>
    <w:rsid w:val="0052065E"/>
    <w:rsid w:val="005206EC"/>
    <w:rsid w:val="00520C9C"/>
    <w:rsid w:val="00521E17"/>
    <w:rsid w:val="0052278C"/>
    <w:rsid w:val="00522B05"/>
    <w:rsid w:val="00523B03"/>
    <w:rsid w:val="00524E88"/>
    <w:rsid w:val="005321BB"/>
    <w:rsid w:val="00532805"/>
    <w:rsid w:val="005359D3"/>
    <w:rsid w:val="00542335"/>
    <w:rsid w:val="005428CD"/>
    <w:rsid w:val="00542EB5"/>
    <w:rsid w:val="0054406B"/>
    <w:rsid w:val="005462B0"/>
    <w:rsid w:val="00546C8E"/>
    <w:rsid w:val="00547C90"/>
    <w:rsid w:val="0055230B"/>
    <w:rsid w:val="00553520"/>
    <w:rsid w:val="00555FA9"/>
    <w:rsid w:val="0055777C"/>
    <w:rsid w:val="00557D28"/>
    <w:rsid w:val="00557D3A"/>
    <w:rsid w:val="00560BEA"/>
    <w:rsid w:val="00560DFE"/>
    <w:rsid w:val="00563049"/>
    <w:rsid w:val="00564275"/>
    <w:rsid w:val="005642CA"/>
    <w:rsid w:val="0057026B"/>
    <w:rsid w:val="00570E11"/>
    <w:rsid w:val="00572335"/>
    <w:rsid w:val="005741B4"/>
    <w:rsid w:val="00574EDC"/>
    <w:rsid w:val="00577A28"/>
    <w:rsid w:val="005816F8"/>
    <w:rsid w:val="0058245D"/>
    <w:rsid w:val="0058290E"/>
    <w:rsid w:val="00582C37"/>
    <w:rsid w:val="005830A9"/>
    <w:rsid w:val="005842E6"/>
    <w:rsid w:val="00590DF9"/>
    <w:rsid w:val="00592035"/>
    <w:rsid w:val="00592C08"/>
    <w:rsid w:val="00593388"/>
    <w:rsid w:val="005951D6"/>
    <w:rsid w:val="00595945"/>
    <w:rsid w:val="00597BE8"/>
    <w:rsid w:val="005A140A"/>
    <w:rsid w:val="005A280D"/>
    <w:rsid w:val="005A2B42"/>
    <w:rsid w:val="005A55E4"/>
    <w:rsid w:val="005A7B8C"/>
    <w:rsid w:val="005A7F9E"/>
    <w:rsid w:val="005B13D2"/>
    <w:rsid w:val="005C2091"/>
    <w:rsid w:val="005C33B3"/>
    <w:rsid w:val="005C7A5B"/>
    <w:rsid w:val="005D048D"/>
    <w:rsid w:val="005D1316"/>
    <w:rsid w:val="005D17AE"/>
    <w:rsid w:val="005D391C"/>
    <w:rsid w:val="005D7941"/>
    <w:rsid w:val="005E090F"/>
    <w:rsid w:val="005E72F0"/>
    <w:rsid w:val="005E7B78"/>
    <w:rsid w:val="005F0668"/>
    <w:rsid w:val="005F1433"/>
    <w:rsid w:val="005F4E08"/>
    <w:rsid w:val="005F640E"/>
    <w:rsid w:val="005F793A"/>
    <w:rsid w:val="00601620"/>
    <w:rsid w:val="00602021"/>
    <w:rsid w:val="006022DA"/>
    <w:rsid w:val="0060242C"/>
    <w:rsid w:val="0060318D"/>
    <w:rsid w:val="00603E57"/>
    <w:rsid w:val="006045CE"/>
    <w:rsid w:val="00605C0D"/>
    <w:rsid w:val="00606C9C"/>
    <w:rsid w:val="006074BD"/>
    <w:rsid w:val="00610508"/>
    <w:rsid w:val="0061416F"/>
    <w:rsid w:val="00616DE3"/>
    <w:rsid w:val="00617D64"/>
    <w:rsid w:val="00620B81"/>
    <w:rsid w:val="00621C84"/>
    <w:rsid w:val="00622F5F"/>
    <w:rsid w:val="006259B9"/>
    <w:rsid w:val="00626143"/>
    <w:rsid w:val="00630227"/>
    <w:rsid w:val="00637C78"/>
    <w:rsid w:val="00641116"/>
    <w:rsid w:val="006413C3"/>
    <w:rsid w:val="0064244A"/>
    <w:rsid w:val="00645935"/>
    <w:rsid w:val="00646101"/>
    <w:rsid w:val="00647AA5"/>
    <w:rsid w:val="00651940"/>
    <w:rsid w:val="006546B7"/>
    <w:rsid w:val="00654A38"/>
    <w:rsid w:val="006603A1"/>
    <w:rsid w:val="006606EC"/>
    <w:rsid w:val="00661B80"/>
    <w:rsid w:val="00661C87"/>
    <w:rsid w:val="006624F0"/>
    <w:rsid w:val="00664067"/>
    <w:rsid w:val="00666545"/>
    <w:rsid w:val="006705F7"/>
    <w:rsid w:val="00673E7C"/>
    <w:rsid w:val="00674EDA"/>
    <w:rsid w:val="0067636C"/>
    <w:rsid w:val="00677C89"/>
    <w:rsid w:val="0068020A"/>
    <w:rsid w:val="0068041E"/>
    <w:rsid w:val="00680E3E"/>
    <w:rsid w:val="006818BA"/>
    <w:rsid w:val="006826E9"/>
    <w:rsid w:val="00682F66"/>
    <w:rsid w:val="0069485C"/>
    <w:rsid w:val="00696936"/>
    <w:rsid w:val="00696AC6"/>
    <w:rsid w:val="00696DAB"/>
    <w:rsid w:val="006973BC"/>
    <w:rsid w:val="00697EA9"/>
    <w:rsid w:val="006A4C29"/>
    <w:rsid w:val="006A7EF6"/>
    <w:rsid w:val="006B221A"/>
    <w:rsid w:val="006B26AC"/>
    <w:rsid w:val="006B4027"/>
    <w:rsid w:val="006B6B3C"/>
    <w:rsid w:val="006B762C"/>
    <w:rsid w:val="006C0B18"/>
    <w:rsid w:val="006C26A2"/>
    <w:rsid w:val="006C2BEA"/>
    <w:rsid w:val="006C3562"/>
    <w:rsid w:val="006C5EF4"/>
    <w:rsid w:val="006C636A"/>
    <w:rsid w:val="006C79CF"/>
    <w:rsid w:val="006D0056"/>
    <w:rsid w:val="006D2801"/>
    <w:rsid w:val="006D6761"/>
    <w:rsid w:val="006D700A"/>
    <w:rsid w:val="006E0806"/>
    <w:rsid w:val="006E110B"/>
    <w:rsid w:val="006E1AA8"/>
    <w:rsid w:val="006E2B8A"/>
    <w:rsid w:val="006E43C7"/>
    <w:rsid w:val="006E48C2"/>
    <w:rsid w:val="006E6AB3"/>
    <w:rsid w:val="006E6AEE"/>
    <w:rsid w:val="006F1357"/>
    <w:rsid w:val="006F3D62"/>
    <w:rsid w:val="006F449A"/>
    <w:rsid w:val="006F7F15"/>
    <w:rsid w:val="00702F8E"/>
    <w:rsid w:val="00703D5A"/>
    <w:rsid w:val="00703FA0"/>
    <w:rsid w:val="00706712"/>
    <w:rsid w:val="00707153"/>
    <w:rsid w:val="00707892"/>
    <w:rsid w:val="007102E9"/>
    <w:rsid w:val="007141E9"/>
    <w:rsid w:val="00714300"/>
    <w:rsid w:val="007246C6"/>
    <w:rsid w:val="00725D5B"/>
    <w:rsid w:val="007312B6"/>
    <w:rsid w:val="007326C7"/>
    <w:rsid w:val="00735129"/>
    <w:rsid w:val="00735838"/>
    <w:rsid w:val="00736F92"/>
    <w:rsid w:val="00740BA4"/>
    <w:rsid w:val="0074425D"/>
    <w:rsid w:val="007446FB"/>
    <w:rsid w:val="0074535C"/>
    <w:rsid w:val="007453FC"/>
    <w:rsid w:val="00745C71"/>
    <w:rsid w:val="00746774"/>
    <w:rsid w:val="00747797"/>
    <w:rsid w:val="00751318"/>
    <w:rsid w:val="00754610"/>
    <w:rsid w:val="00754899"/>
    <w:rsid w:val="007605FF"/>
    <w:rsid w:val="00760DB5"/>
    <w:rsid w:val="007625E4"/>
    <w:rsid w:val="007679F9"/>
    <w:rsid w:val="007712F1"/>
    <w:rsid w:val="00771A13"/>
    <w:rsid w:val="007724BC"/>
    <w:rsid w:val="007728ED"/>
    <w:rsid w:val="00772C88"/>
    <w:rsid w:val="00772FC3"/>
    <w:rsid w:val="00773011"/>
    <w:rsid w:val="00774D5B"/>
    <w:rsid w:val="00775F40"/>
    <w:rsid w:val="007767E9"/>
    <w:rsid w:val="007803E9"/>
    <w:rsid w:val="00781CFF"/>
    <w:rsid w:val="0078460E"/>
    <w:rsid w:val="00786D75"/>
    <w:rsid w:val="00787E6B"/>
    <w:rsid w:val="00790A5A"/>
    <w:rsid w:val="00790F7D"/>
    <w:rsid w:val="00793A92"/>
    <w:rsid w:val="00794630"/>
    <w:rsid w:val="00795583"/>
    <w:rsid w:val="00795D17"/>
    <w:rsid w:val="00796D0E"/>
    <w:rsid w:val="0079712B"/>
    <w:rsid w:val="007A00C1"/>
    <w:rsid w:val="007A3B6D"/>
    <w:rsid w:val="007A3FC3"/>
    <w:rsid w:val="007A5583"/>
    <w:rsid w:val="007A5F6E"/>
    <w:rsid w:val="007A643E"/>
    <w:rsid w:val="007B0624"/>
    <w:rsid w:val="007B21D7"/>
    <w:rsid w:val="007B23A6"/>
    <w:rsid w:val="007B304F"/>
    <w:rsid w:val="007B620D"/>
    <w:rsid w:val="007C143A"/>
    <w:rsid w:val="007C21FB"/>
    <w:rsid w:val="007D44EF"/>
    <w:rsid w:val="007D566B"/>
    <w:rsid w:val="007D57E4"/>
    <w:rsid w:val="007D6DCC"/>
    <w:rsid w:val="007D7558"/>
    <w:rsid w:val="007D756A"/>
    <w:rsid w:val="007E20DA"/>
    <w:rsid w:val="007E32DE"/>
    <w:rsid w:val="007E3C62"/>
    <w:rsid w:val="007E5202"/>
    <w:rsid w:val="007E5D1E"/>
    <w:rsid w:val="007E6062"/>
    <w:rsid w:val="007F0BAE"/>
    <w:rsid w:val="007F35B0"/>
    <w:rsid w:val="007F7E49"/>
    <w:rsid w:val="0080044E"/>
    <w:rsid w:val="00804A69"/>
    <w:rsid w:val="00805AD1"/>
    <w:rsid w:val="00807DAF"/>
    <w:rsid w:val="008100FD"/>
    <w:rsid w:val="00810D15"/>
    <w:rsid w:val="00810D96"/>
    <w:rsid w:val="00810E4C"/>
    <w:rsid w:val="00814100"/>
    <w:rsid w:val="00815C4C"/>
    <w:rsid w:val="008164E6"/>
    <w:rsid w:val="008210D0"/>
    <w:rsid w:val="00827148"/>
    <w:rsid w:val="00827A7D"/>
    <w:rsid w:val="008315ED"/>
    <w:rsid w:val="0083775A"/>
    <w:rsid w:val="00837B5D"/>
    <w:rsid w:val="00837CA5"/>
    <w:rsid w:val="00840017"/>
    <w:rsid w:val="0084049C"/>
    <w:rsid w:val="00840C44"/>
    <w:rsid w:val="00842123"/>
    <w:rsid w:val="00843BA8"/>
    <w:rsid w:val="00844556"/>
    <w:rsid w:val="008454D2"/>
    <w:rsid w:val="00845D75"/>
    <w:rsid w:val="0084710B"/>
    <w:rsid w:val="00853F0C"/>
    <w:rsid w:val="00854B28"/>
    <w:rsid w:val="008555DA"/>
    <w:rsid w:val="00855719"/>
    <w:rsid w:val="00857E3A"/>
    <w:rsid w:val="00860D3B"/>
    <w:rsid w:val="00861F16"/>
    <w:rsid w:val="0086207D"/>
    <w:rsid w:val="0086244B"/>
    <w:rsid w:val="008650DC"/>
    <w:rsid w:val="0086609E"/>
    <w:rsid w:val="00866F6B"/>
    <w:rsid w:val="00870532"/>
    <w:rsid w:val="00872A17"/>
    <w:rsid w:val="00876DE7"/>
    <w:rsid w:val="00881AF9"/>
    <w:rsid w:val="008820C8"/>
    <w:rsid w:val="00882A6D"/>
    <w:rsid w:val="00882CE7"/>
    <w:rsid w:val="00885B36"/>
    <w:rsid w:val="008904DA"/>
    <w:rsid w:val="008939E3"/>
    <w:rsid w:val="008954AB"/>
    <w:rsid w:val="00895FE5"/>
    <w:rsid w:val="008A3CD4"/>
    <w:rsid w:val="008B2E16"/>
    <w:rsid w:val="008B35C9"/>
    <w:rsid w:val="008B6651"/>
    <w:rsid w:val="008B6CCC"/>
    <w:rsid w:val="008B6EBC"/>
    <w:rsid w:val="008B7D0D"/>
    <w:rsid w:val="008B7D75"/>
    <w:rsid w:val="008C2B75"/>
    <w:rsid w:val="008C4AFA"/>
    <w:rsid w:val="008C5971"/>
    <w:rsid w:val="008C79B0"/>
    <w:rsid w:val="008C7D85"/>
    <w:rsid w:val="008D4202"/>
    <w:rsid w:val="008E0CC6"/>
    <w:rsid w:val="008E1B4E"/>
    <w:rsid w:val="008E64C4"/>
    <w:rsid w:val="008F02F1"/>
    <w:rsid w:val="008F4413"/>
    <w:rsid w:val="008F5115"/>
    <w:rsid w:val="008F5A58"/>
    <w:rsid w:val="0090017E"/>
    <w:rsid w:val="00900F4F"/>
    <w:rsid w:val="00901AF0"/>
    <w:rsid w:val="00902790"/>
    <w:rsid w:val="009055D3"/>
    <w:rsid w:val="0090777F"/>
    <w:rsid w:val="0090778E"/>
    <w:rsid w:val="009106D0"/>
    <w:rsid w:val="00911ECE"/>
    <w:rsid w:val="00911F06"/>
    <w:rsid w:val="00914451"/>
    <w:rsid w:val="00914802"/>
    <w:rsid w:val="00916A17"/>
    <w:rsid w:val="009236F3"/>
    <w:rsid w:val="0092414D"/>
    <w:rsid w:val="00924DFC"/>
    <w:rsid w:val="00924EA7"/>
    <w:rsid w:val="009264BF"/>
    <w:rsid w:val="00927713"/>
    <w:rsid w:val="0093145B"/>
    <w:rsid w:val="00931CB9"/>
    <w:rsid w:val="00932A66"/>
    <w:rsid w:val="00932C30"/>
    <w:rsid w:val="00932EC8"/>
    <w:rsid w:val="00933A5B"/>
    <w:rsid w:val="00934E30"/>
    <w:rsid w:val="009427EB"/>
    <w:rsid w:val="00942F9D"/>
    <w:rsid w:val="00950C80"/>
    <w:rsid w:val="0095146C"/>
    <w:rsid w:val="00954382"/>
    <w:rsid w:val="00954B78"/>
    <w:rsid w:val="00955557"/>
    <w:rsid w:val="00956B9F"/>
    <w:rsid w:val="00956EC3"/>
    <w:rsid w:val="009574CF"/>
    <w:rsid w:val="00957DC5"/>
    <w:rsid w:val="009614CD"/>
    <w:rsid w:val="00961C58"/>
    <w:rsid w:val="00962D61"/>
    <w:rsid w:val="00963841"/>
    <w:rsid w:val="009658C4"/>
    <w:rsid w:val="00972DCE"/>
    <w:rsid w:val="0097351A"/>
    <w:rsid w:val="00973F08"/>
    <w:rsid w:val="00976293"/>
    <w:rsid w:val="00981FA8"/>
    <w:rsid w:val="00982509"/>
    <w:rsid w:val="00983A35"/>
    <w:rsid w:val="0098460A"/>
    <w:rsid w:val="009901A6"/>
    <w:rsid w:val="00990E79"/>
    <w:rsid w:val="0099236D"/>
    <w:rsid w:val="00997535"/>
    <w:rsid w:val="009A0F63"/>
    <w:rsid w:val="009A1596"/>
    <w:rsid w:val="009A38CC"/>
    <w:rsid w:val="009A57A8"/>
    <w:rsid w:val="009A7D48"/>
    <w:rsid w:val="009B118E"/>
    <w:rsid w:val="009B177D"/>
    <w:rsid w:val="009B29F1"/>
    <w:rsid w:val="009B2EF3"/>
    <w:rsid w:val="009B3E0B"/>
    <w:rsid w:val="009B43F6"/>
    <w:rsid w:val="009B4583"/>
    <w:rsid w:val="009C0CEA"/>
    <w:rsid w:val="009C1C2C"/>
    <w:rsid w:val="009C5477"/>
    <w:rsid w:val="009D1CD2"/>
    <w:rsid w:val="009D467B"/>
    <w:rsid w:val="009D6A79"/>
    <w:rsid w:val="009D7A95"/>
    <w:rsid w:val="009E08BF"/>
    <w:rsid w:val="009E09DA"/>
    <w:rsid w:val="009E0BC0"/>
    <w:rsid w:val="009E17AE"/>
    <w:rsid w:val="009E48FE"/>
    <w:rsid w:val="009E49A0"/>
    <w:rsid w:val="009E6A69"/>
    <w:rsid w:val="009F0EC0"/>
    <w:rsid w:val="009F2825"/>
    <w:rsid w:val="009F2BBA"/>
    <w:rsid w:val="009F4A6A"/>
    <w:rsid w:val="009F5F09"/>
    <w:rsid w:val="009F698B"/>
    <w:rsid w:val="00A01D5C"/>
    <w:rsid w:val="00A05BF3"/>
    <w:rsid w:val="00A06EED"/>
    <w:rsid w:val="00A11D8D"/>
    <w:rsid w:val="00A14DD5"/>
    <w:rsid w:val="00A20DE5"/>
    <w:rsid w:val="00A227EC"/>
    <w:rsid w:val="00A24E69"/>
    <w:rsid w:val="00A269F7"/>
    <w:rsid w:val="00A31A8A"/>
    <w:rsid w:val="00A32ADB"/>
    <w:rsid w:val="00A332A1"/>
    <w:rsid w:val="00A34E1C"/>
    <w:rsid w:val="00A35CA6"/>
    <w:rsid w:val="00A413F4"/>
    <w:rsid w:val="00A42BA9"/>
    <w:rsid w:val="00A43E96"/>
    <w:rsid w:val="00A46975"/>
    <w:rsid w:val="00A47339"/>
    <w:rsid w:val="00A5255F"/>
    <w:rsid w:val="00A53AFF"/>
    <w:rsid w:val="00A56437"/>
    <w:rsid w:val="00A57064"/>
    <w:rsid w:val="00A619CC"/>
    <w:rsid w:val="00A64BFE"/>
    <w:rsid w:val="00A64E4E"/>
    <w:rsid w:val="00A65A85"/>
    <w:rsid w:val="00A65FE6"/>
    <w:rsid w:val="00A66D67"/>
    <w:rsid w:val="00A73F3C"/>
    <w:rsid w:val="00A75E72"/>
    <w:rsid w:val="00A80737"/>
    <w:rsid w:val="00A840AC"/>
    <w:rsid w:val="00A847B8"/>
    <w:rsid w:val="00A8546A"/>
    <w:rsid w:val="00A85D5A"/>
    <w:rsid w:val="00A86182"/>
    <w:rsid w:val="00A86859"/>
    <w:rsid w:val="00A87B50"/>
    <w:rsid w:val="00A87E9D"/>
    <w:rsid w:val="00A90A2C"/>
    <w:rsid w:val="00A91E6C"/>
    <w:rsid w:val="00A9237F"/>
    <w:rsid w:val="00A92601"/>
    <w:rsid w:val="00A932B3"/>
    <w:rsid w:val="00A93AF3"/>
    <w:rsid w:val="00A9492A"/>
    <w:rsid w:val="00A95493"/>
    <w:rsid w:val="00A9678F"/>
    <w:rsid w:val="00AA1C4E"/>
    <w:rsid w:val="00AA382A"/>
    <w:rsid w:val="00AA5AD0"/>
    <w:rsid w:val="00AB28EE"/>
    <w:rsid w:val="00AB4839"/>
    <w:rsid w:val="00AC1E42"/>
    <w:rsid w:val="00AC226A"/>
    <w:rsid w:val="00AC54A6"/>
    <w:rsid w:val="00AC5D5C"/>
    <w:rsid w:val="00AC68D3"/>
    <w:rsid w:val="00AC6F82"/>
    <w:rsid w:val="00AC78BB"/>
    <w:rsid w:val="00AD2D9C"/>
    <w:rsid w:val="00AD42EB"/>
    <w:rsid w:val="00AD5F24"/>
    <w:rsid w:val="00AD733A"/>
    <w:rsid w:val="00AD7CE2"/>
    <w:rsid w:val="00AE3C12"/>
    <w:rsid w:val="00AE4016"/>
    <w:rsid w:val="00AE5313"/>
    <w:rsid w:val="00AE5556"/>
    <w:rsid w:val="00AE562A"/>
    <w:rsid w:val="00AE6E1A"/>
    <w:rsid w:val="00AE7568"/>
    <w:rsid w:val="00AF004D"/>
    <w:rsid w:val="00AF167A"/>
    <w:rsid w:val="00AF284B"/>
    <w:rsid w:val="00AF28A9"/>
    <w:rsid w:val="00AF29D0"/>
    <w:rsid w:val="00AF3C2F"/>
    <w:rsid w:val="00AF74FC"/>
    <w:rsid w:val="00AF7B6D"/>
    <w:rsid w:val="00B021A0"/>
    <w:rsid w:val="00B02B71"/>
    <w:rsid w:val="00B10C1F"/>
    <w:rsid w:val="00B10C74"/>
    <w:rsid w:val="00B13F2B"/>
    <w:rsid w:val="00B1673A"/>
    <w:rsid w:val="00B16B2F"/>
    <w:rsid w:val="00B245D2"/>
    <w:rsid w:val="00B25123"/>
    <w:rsid w:val="00B275F1"/>
    <w:rsid w:val="00B30F32"/>
    <w:rsid w:val="00B329DB"/>
    <w:rsid w:val="00B32BC9"/>
    <w:rsid w:val="00B32CCE"/>
    <w:rsid w:val="00B34D8D"/>
    <w:rsid w:val="00B3514C"/>
    <w:rsid w:val="00B40351"/>
    <w:rsid w:val="00B43BB9"/>
    <w:rsid w:val="00B43F7E"/>
    <w:rsid w:val="00B460E8"/>
    <w:rsid w:val="00B47909"/>
    <w:rsid w:val="00B47CA2"/>
    <w:rsid w:val="00B5144A"/>
    <w:rsid w:val="00B57BE2"/>
    <w:rsid w:val="00B613D3"/>
    <w:rsid w:val="00B62F12"/>
    <w:rsid w:val="00B6307D"/>
    <w:rsid w:val="00B630A5"/>
    <w:rsid w:val="00B66ED8"/>
    <w:rsid w:val="00B67C7A"/>
    <w:rsid w:val="00B7076A"/>
    <w:rsid w:val="00B7513E"/>
    <w:rsid w:val="00B802BA"/>
    <w:rsid w:val="00B80682"/>
    <w:rsid w:val="00B80F60"/>
    <w:rsid w:val="00B8508B"/>
    <w:rsid w:val="00B85DD3"/>
    <w:rsid w:val="00B868BA"/>
    <w:rsid w:val="00B8708E"/>
    <w:rsid w:val="00B875F3"/>
    <w:rsid w:val="00B90FF2"/>
    <w:rsid w:val="00B96234"/>
    <w:rsid w:val="00BA19D1"/>
    <w:rsid w:val="00BA55B4"/>
    <w:rsid w:val="00BA57B6"/>
    <w:rsid w:val="00BA6100"/>
    <w:rsid w:val="00BB131A"/>
    <w:rsid w:val="00BB2091"/>
    <w:rsid w:val="00BB487D"/>
    <w:rsid w:val="00BB541D"/>
    <w:rsid w:val="00BB57D8"/>
    <w:rsid w:val="00BB6C56"/>
    <w:rsid w:val="00BB7440"/>
    <w:rsid w:val="00BB7D50"/>
    <w:rsid w:val="00BC3C73"/>
    <w:rsid w:val="00BC6D5B"/>
    <w:rsid w:val="00BD151B"/>
    <w:rsid w:val="00BD1614"/>
    <w:rsid w:val="00BD30B9"/>
    <w:rsid w:val="00BD485B"/>
    <w:rsid w:val="00BD58B3"/>
    <w:rsid w:val="00BD5F4E"/>
    <w:rsid w:val="00BE086A"/>
    <w:rsid w:val="00BE439A"/>
    <w:rsid w:val="00BE52DD"/>
    <w:rsid w:val="00BE6ACB"/>
    <w:rsid w:val="00BE7750"/>
    <w:rsid w:val="00BF161F"/>
    <w:rsid w:val="00BF2389"/>
    <w:rsid w:val="00BF513E"/>
    <w:rsid w:val="00BF5C0C"/>
    <w:rsid w:val="00BF65F1"/>
    <w:rsid w:val="00C0033A"/>
    <w:rsid w:val="00C01445"/>
    <w:rsid w:val="00C0159E"/>
    <w:rsid w:val="00C0232A"/>
    <w:rsid w:val="00C03174"/>
    <w:rsid w:val="00C03667"/>
    <w:rsid w:val="00C044D1"/>
    <w:rsid w:val="00C05001"/>
    <w:rsid w:val="00C0557F"/>
    <w:rsid w:val="00C056CB"/>
    <w:rsid w:val="00C05833"/>
    <w:rsid w:val="00C0700D"/>
    <w:rsid w:val="00C07783"/>
    <w:rsid w:val="00C10F3B"/>
    <w:rsid w:val="00C12886"/>
    <w:rsid w:val="00C16655"/>
    <w:rsid w:val="00C175F0"/>
    <w:rsid w:val="00C20239"/>
    <w:rsid w:val="00C22269"/>
    <w:rsid w:val="00C22308"/>
    <w:rsid w:val="00C2300D"/>
    <w:rsid w:val="00C231D7"/>
    <w:rsid w:val="00C245B8"/>
    <w:rsid w:val="00C24D05"/>
    <w:rsid w:val="00C2521B"/>
    <w:rsid w:val="00C27362"/>
    <w:rsid w:val="00C27E64"/>
    <w:rsid w:val="00C34C00"/>
    <w:rsid w:val="00C364B9"/>
    <w:rsid w:val="00C43798"/>
    <w:rsid w:val="00C4440D"/>
    <w:rsid w:val="00C44DCC"/>
    <w:rsid w:val="00C4545B"/>
    <w:rsid w:val="00C523EF"/>
    <w:rsid w:val="00C53280"/>
    <w:rsid w:val="00C5391C"/>
    <w:rsid w:val="00C54174"/>
    <w:rsid w:val="00C54251"/>
    <w:rsid w:val="00C554EE"/>
    <w:rsid w:val="00C565D4"/>
    <w:rsid w:val="00C57C96"/>
    <w:rsid w:val="00C60FEB"/>
    <w:rsid w:val="00C65593"/>
    <w:rsid w:val="00C66FEC"/>
    <w:rsid w:val="00C72875"/>
    <w:rsid w:val="00C72976"/>
    <w:rsid w:val="00C73FAE"/>
    <w:rsid w:val="00C74647"/>
    <w:rsid w:val="00C74B11"/>
    <w:rsid w:val="00C7773C"/>
    <w:rsid w:val="00C83D86"/>
    <w:rsid w:val="00C86921"/>
    <w:rsid w:val="00C879EC"/>
    <w:rsid w:val="00CA16CA"/>
    <w:rsid w:val="00CA3960"/>
    <w:rsid w:val="00CA64F7"/>
    <w:rsid w:val="00CB239E"/>
    <w:rsid w:val="00CB40B8"/>
    <w:rsid w:val="00CB45AD"/>
    <w:rsid w:val="00CB731D"/>
    <w:rsid w:val="00CC3330"/>
    <w:rsid w:val="00CC334C"/>
    <w:rsid w:val="00CC379B"/>
    <w:rsid w:val="00CC681E"/>
    <w:rsid w:val="00CC7091"/>
    <w:rsid w:val="00CC7710"/>
    <w:rsid w:val="00CC7AAC"/>
    <w:rsid w:val="00CD2202"/>
    <w:rsid w:val="00CD64FA"/>
    <w:rsid w:val="00CE26BD"/>
    <w:rsid w:val="00CE4257"/>
    <w:rsid w:val="00CF09BB"/>
    <w:rsid w:val="00CF17E1"/>
    <w:rsid w:val="00CF2E64"/>
    <w:rsid w:val="00CF4507"/>
    <w:rsid w:val="00CF4F88"/>
    <w:rsid w:val="00CF6125"/>
    <w:rsid w:val="00CF6896"/>
    <w:rsid w:val="00CF6E6A"/>
    <w:rsid w:val="00CF724D"/>
    <w:rsid w:val="00CF7E5B"/>
    <w:rsid w:val="00D011B0"/>
    <w:rsid w:val="00D05494"/>
    <w:rsid w:val="00D06290"/>
    <w:rsid w:val="00D11547"/>
    <w:rsid w:val="00D13C05"/>
    <w:rsid w:val="00D14210"/>
    <w:rsid w:val="00D150A8"/>
    <w:rsid w:val="00D16392"/>
    <w:rsid w:val="00D22085"/>
    <w:rsid w:val="00D224DB"/>
    <w:rsid w:val="00D23386"/>
    <w:rsid w:val="00D271A6"/>
    <w:rsid w:val="00D3108D"/>
    <w:rsid w:val="00D32468"/>
    <w:rsid w:val="00D35B30"/>
    <w:rsid w:val="00D37243"/>
    <w:rsid w:val="00D407CD"/>
    <w:rsid w:val="00D410C7"/>
    <w:rsid w:val="00D442A5"/>
    <w:rsid w:val="00D443E6"/>
    <w:rsid w:val="00D47234"/>
    <w:rsid w:val="00D47495"/>
    <w:rsid w:val="00D52D68"/>
    <w:rsid w:val="00D56F3B"/>
    <w:rsid w:val="00D64AF7"/>
    <w:rsid w:val="00D65511"/>
    <w:rsid w:val="00D740FF"/>
    <w:rsid w:val="00D74895"/>
    <w:rsid w:val="00D74EC3"/>
    <w:rsid w:val="00D816F2"/>
    <w:rsid w:val="00D818A0"/>
    <w:rsid w:val="00D86BC8"/>
    <w:rsid w:val="00D871BD"/>
    <w:rsid w:val="00D87813"/>
    <w:rsid w:val="00D91786"/>
    <w:rsid w:val="00D918B7"/>
    <w:rsid w:val="00D92BA7"/>
    <w:rsid w:val="00D94BDE"/>
    <w:rsid w:val="00DA0A78"/>
    <w:rsid w:val="00DA0A8E"/>
    <w:rsid w:val="00DA1196"/>
    <w:rsid w:val="00DA1820"/>
    <w:rsid w:val="00DA1937"/>
    <w:rsid w:val="00DA1FD6"/>
    <w:rsid w:val="00DA364D"/>
    <w:rsid w:val="00DA3DDB"/>
    <w:rsid w:val="00DA5580"/>
    <w:rsid w:val="00DA701A"/>
    <w:rsid w:val="00DB12E6"/>
    <w:rsid w:val="00DB222E"/>
    <w:rsid w:val="00DB29B1"/>
    <w:rsid w:val="00DB3A2A"/>
    <w:rsid w:val="00DB6D48"/>
    <w:rsid w:val="00DB7A04"/>
    <w:rsid w:val="00DC0469"/>
    <w:rsid w:val="00DC04B0"/>
    <w:rsid w:val="00DC2386"/>
    <w:rsid w:val="00DC2466"/>
    <w:rsid w:val="00DC38BB"/>
    <w:rsid w:val="00DC3DDC"/>
    <w:rsid w:val="00DC6588"/>
    <w:rsid w:val="00DD1756"/>
    <w:rsid w:val="00DD4968"/>
    <w:rsid w:val="00DD5A53"/>
    <w:rsid w:val="00DE0611"/>
    <w:rsid w:val="00DE1B85"/>
    <w:rsid w:val="00DE524E"/>
    <w:rsid w:val="00DE5756"/>
    <w:rsid w:val="00DE72AD"/>
    <w:rsid w:val="00DF09DD"/>
    <w:rsid w:val="00DF2970"/>
    <w:rsid w:val="00DF7AEE"/>
    <w:rsid w:val="00E01F41"/>
    <w:rsid w:val="00E05A7B"/>
    <w:rsid w:val="00E071F0"/>
    <w:rsid w:val="00E11F27"/>
    <w:rsid w:val="00E128A7"/>
    <w:rsid w:val="00E145F9"/>
    <w:rsid w:val="00E16B53"/>
    <w:rsid w:val="00E17283"/>
    <w:rsid w:val="00E2630C"/>
    <w:rsid w:val="00E3073F"/>
    <w:rsid w:val="00E35D2F"/>
    <w:rsid w:val="00E3771A"/>
    <w:rsid w:val="00E37851"/>
    <w:rsid w:val="00E37C75"/>
    <w:rsid w:val="00E37D76"/>
    <w:rsid w:val="00E40BD5"/>
    <w:rsid w:val="00E42569"/>
    <w:rsid w:val="00E437F4"/>
    <w:rsid w:val="00E510A7"/>
    <w:rsid w:val="00E55316"/>
    <w:rsid w:val="00E55A5A"/>
    <w:rsid w:val="00E57A59"/>
    <w:rsid w:val="00E61598"/>
    <w:rsid w:val="00E64B06"/>
    <w:rsid w:val="00E65227"/>
    <w:rsid w:val="00E71933"/>
    <w:rsid w:val="00E81B44"/>
    <w:rsid w:val="00E83B9D"/>
    <w:rsid w:val="00E8449C"/>
    <w:rsid w:val="00E909B0"/>
    <w:rsid w:val="00E924FB"/>
    <w:rsid w:val="00E928C0"/>
    <w:rsid w:val="00E9456A"/>
    <w:rsid w:val="00E95390"/>
    <w:rsid w:val="00E95587"/>
    <w:rsid w:val="00E95882"/>
    <w:rsid w:val="00E96B86"/>
    <w:rsid w:val="00E97142"/>
    <w:rsid w:val="00EA0AD7"/>
    <w:rsid w:val="00EA18F1"/>
    <w:rsid w:val="00EA1F2C"/>
    <w:rsid w:val="00EA39B8"/>
    <w:rsid w:val="00EA4348"/>
    <w:rsid w:val="00EB1A35"/>
    <w:rsid w:val="00EB1CEA"/>
    <w:rsid w:val="00EB2BEF"/>
    <w:rsid w:val="00EB3FC4"/>
    <w:rsid w:val="00EB5362"/>
    <w:rsid w:val="00EB58EB"/>
    <w:rsid w:val="00EB7C72"/>
    <w:rsid w:val="00EC05C8"/>
    <w:rsid w:val="00EC103D"/>
    <w:rsid w:val="00EC282C"/>
    <w:rsid w:val="00EC3500"/>
    <w:rsid w:val="00EC3B53"/>
    <w:rsid w:val="00EC67AF"/>
    <w:rsid w:val="00ED1DB8"/>
    <w:rsid w:val="00ED2293"/>
    <w:rsid w:val="00ED2EFE"/>
    <w:rsid w:val="00ED3956"/>
    <w:rsid w:val="00ED3E76"/>
    <w:rsid w:val="00ED4615"/>
    <w:rsid w:val="00ED493A"/>
    <w:rsid w:val="00ED56A9"/>
    <w:rsid w:val="00ED7B36"/>
    <w:rsid w:val="00EE1927"/>
    <w:rsid w:val="00EE4E40"/>
    <w:rsid w:val="00EE5319"/>
    <w:rsid w:val="00EF200D"/>
    <w:rsid w:val="00EF336A"/>
    <w:rsid w:val="00F00481"/>
    <w:rsid w:val="00F00FE6"/>
    <w:rsid w:val="00F0174D"/>
    <w:rsid w:val="00F023D9"/>
    <w:rsid w:val="00F04044"/>
    <w:rsid w:val="00F04967"/>
    <w:rsid w:val="00F07C09"/>
    <w:rsid w:val="00F10056"/>
    <w:rsid w:val="00F11678"/>
    <w:rsid w:val="00F1593C"/>
    <w:rsid w:val="00F1695A"/>
    <w:rsid w:val="00F17990"/>
    <w:rsid w:val="00F20D28"/>
    <w:rsid w:val="00F22111"/>
    <w:rsid w:val="00F23872"/>
    <w:rsid w:val="00F25DF0"/>
    <w:rsid w:val="00F26AB5"/>
    <w:rsid w:val="00F26F7B"/>
    <w:rsid w:val="00F27047"/>
    <w:rsid w:val="00F27515"/>
    <w:rsid w:val="00F27525"/>
    <w:rsid w:val="00F3141A"/>
    <w:rsid w:val="00F35989"/>
    <w:rsid w:val="00F35B59"/>
    <w:rsid w:val="00F35E40"/>
    <w:rsid w:val="00F400C0"/>
    <w:rsid w:val="00F430C1"/>
    <w:rsid w:val="00F4470F"/>
    <w:rsid w:val="00F45A27"/>
    <w:rsid w:val="00F45CFE"/>
    <w:rsid w:val="00F46567"/>
    <w:rsid w:val="00F47B8F"/>
    <w:rsid w:val="00F511D3"/>
    <w:rsid w:val="00F52B94"/>
    <w:rsid w:val="00F53493"/>
    <w:rsid w:val="00F54C7B"/>
    <w:rsid w:val="00F5544C"/>
    <w:rsid w:val="00F5579F"/>
    <w:rsid w:val="00F573D5"/>
    <w:rsid w:val="00F619E3"/>
    <w:rsid w:val="00F61DA9"/>
    <w:rsid w:val="00F637E8"/>
    <w:rsid w:val="00F72F72"/>
    <w:rsid w:val="00F752B4"/>
    <w:rsid w:val="00F758B5"/>
    <w:rsid w:val="00F765DD"/>
    <w:rsid w:val="00F7665E"/>
    <w:rsid w:val="00F77303"/>
    <w:rsid w:val="00F8259A"/>
    <w:rsid w:val="00F83965"/>
    <w:rsid w:val="00F83C81"/>
    <w:rsid w:val="00F87067"/>
    <w:rsid w:val="00F903BA"/>
    <w:rsid w:val="00F907D4"/>
    <w:rsid w:val="00F91C08"/>
    <w:rsid w:val="00F93089"/>
    <w:rsid w:val="00FA122C"/>
    <w:rsid w:val="00FA5F01"/>
    <w:rsid w:val="00FA7DB3"/>
    <w:rsid w:val="00FB0578"/>
    <w:rsid w:val="00FB3C49"/>
    <w:rsid w:val="00FB59F5"/>
    <w:rsid w:val="00FB62C0"/>
    <w:rsid w:val="00FB6FBC"/>
    <w:rsid w:val="00FB72B5"/>
    <w:rsid w:val="00FC09FB"/>
    <w:rsid w:val="00FC1E77"/>
    <w:rsid w:val="00FC267E"/>
    <w:rsid w:val="00FC54D9"/>
    <w:rsid w:val="00FC5F84"/>
    <w:rsid w:val="00FD1FF4"/>
    <w:rsid w:val="00FD469C"/>
    <w:rsid w:val="00FE0B20"/>
    <w:rsid w:val="00FE2E04"/>
    <w:rsid w:val="00FE3CF5"/>
    <w:rsid w:val="00FE6864"/>
    <w:rsid w:val="00FF1FB7"/>
    <w:rsid w:val="00FF4EB4"/>
    <w:rsid w:val="00FF624C"/>
    <w:rsid w:val="00FF6984"/>
    <w:rsid w:val="010D37A1"/>
    <w:rsid w:val="015845D7"/>
    <w:rsid w:val="024DB17F"/>
    <w:rsid w:val="0311990A"/>
    <w:rsid w:val="0334FCAE"/>
    <w:rsid w:val="033EF598"/>
    <w:rsid w:val="03A04D02"/>
    <w:rsid w:val="04C3F694"/>
    <w:rsid w:val="0550926C"/>
    <w:rsid w:val="057D1B9B"/>
    <w:rsid w:val="05ECB0A5"/>
    <w:rsid w:val="06676C2B"/>
    <w:rsid w:val="07A64A77"/>
    <w:rsid w:val="07D44DCE"/>
    <w:rsid w:val="08D480C8"/>
    <w:rsid w:val="0934E791"/>
    <w:rsid w:val="09D5191F"/>
    <w:rsid w:val="0A2417CF"/>
    <w:rsid w:val="0ABF0BE2"/>
    <w:rsid w:val="0AF0DE6B"/>
    <w:rsid w:val="0AF57708"/>
    <w:rsid w:val="0DD40D13"/>
    <w:rsid w:val="0E27BD9D"/>
    <w:rsid w:val="0F142487"/>
    <w:rsid w:val="0F8F0487"/>
    <w:rsid w:val="102C770F"/>
    <w:rsid w:val="1191F9B6"/>
    <w:rsid w:val="1423E882"/>
    <w:rsid w:val="14B3C972"/>
    <w:rsid w:val="17853678"/>
    <w:rsid w:val="192E4D8D"/>
    <w:rsid w:val="194C4153"/>
    <w:rsid w:val="19B6B892"/>
    <w:rsid w:val="1AC1D3F8"/>
    <w:rsid w:val="1CD602C1"/>
    <w:rsid w:val="1D93A0CE"/>
    <w:rsid w:val="1E6AC5AD"/>
    <w:rsid w:val="1EB4F747"/>
    <w:rsid w:val="1EBFC053"/>
    <w:rsid w:val="1F6AC22A"/>
    <w:rsid w:val="20E44662"/>
    <w:rsid w:val="211ADBE4"/>
    <w:rsid w:val="22095CA0"/>
    <w:rsid w:val="2286D496"/>
    <w:rsid w:val="22DC1DAD"/>
    <w:rsid w:val="23AA14F1"/>
    <w:rsid w:val="23BF6818"/>
    <w:rsid w:val="2450FCBE"/>
    <w:rsid w:val="24989084"/>
    <w:rsid w:val="267F2697"/>
    <w:rsid w:val="271C3C17"/>
    <w:rsid w:val="27BDF9A8"/>
    <w:rsid w:val="28EB9AF0"/>
    <w:rsid w:val="293C2DBF"/>
    <w:rsid w:val="29863B36"/>
    <w:rsid w:val="2BA439F0"/>
    <w:rsid w:val="2C60CAEC"/>
    <w:rsid w:val="2D7182B7"/>
    <w:rsid w:val="2D941D77"/>
    <w:rsid w:val="30252B44"/>
    <w:rsid w:val="319AA5C4"/>
    <w:rsid w:val="31E4B0D6"/>
    <w:rsid w:val="3238BACD"/>
    <w:rsid w:val="327AE271"/>
    <w:rsid w:val="329DE1D2"/>
    <w:rsid w:val="32A9BC1D"/>
    <w:rsid w:val="35362D2A"/>
    <w:rsid w:val="355AB643"/>
    <w:rsid w:val="356CEFCB"/>
    <w:rsid w:val="35F393B2"/>
    <w:rsid w:val="364EBF5F"/>
    <w:rsid w:val="397DBE56"/>
    <w:rsid w:val="3D05170E"/>
    <w:rsid w:val="3D3BD64F"/>
    <w:rsid w:val="3DD75753"/>
    <w:rsid w:val="3E53B9FA"/>
    <w:rsid w:val="3E6658C9"/>
    <w:rsid w:val="3EB16A28"/>
    <w:rsid w:val="41FE1D25"/>
    <w:rsid w:val="42AD0C80"/>
    <w:rsid w:val="42BDE0F1"/>
    <w:rsid w:val="436B07A5"/>
    <w:rsid w:val="450BB767"/>
    <w:rsid w:val="45C0FF71"/>
    <w:rsid w:val="45D8D7F0"/>
    <w:rsid w:val="462E424C"/>
    <w:rsid w:val="46BAA15D"/>
    <w:rsid w:val="472599DB"/>
    <w:rsid w:val="479F3DD8"/>
    <w:rsid w:val="47AFB706"/>
    <w:rsid w:val="48236D5C"/>
    <w:rsid w:val="4827D391"/>
    <w:rsid w:val="4844ADD1"/>
    <w:rsid w:val="48AC63DE"/>
    <w:rsid w:val="48C70A27"/>
    <w:rsid w:val="49580CB3"/>
    <w:rsid w:val="49EE819D"/>
    <w:rsid w:val="4AE0BAF8"/>
    <w:rsid w:val="4C1B03BB"/>
    <w:rsid w:val="4CADE64D"/>
    <w:rsid w:val="4CD07349"/>
    <w:rsid w:val="4D636732"/>
    <w:rsid w:val="4D65E4A3"/>
    <w:rsid w:val="4E56D601"/>
    <w:rsid w:val="4F76D73B"/>
    <w:rsid w:val="4FCD547A"/>
    <w:rsid w:val="50B4103F"/>
    <w:rsid w:val="5148D9D8"/>
    <w:rsid w:val="52CFBFFA"/>
    <w:rsid w:val="533D81D5"/>
    <w:rsid w:val="537B8AEE"/>
    <w:rsid w:val="53D905B6"/>
    <w:rsid w:val="5501106B"/>
    <w:rsid w:val="552FBFA0"/>
    <w:rsid w:val="55BAD9EF"/>
    <w:rsid w:val="565EDDB1"/>
    <w:rsid w:val="56923660"/>
    <w:rsid w:val="56BA4545"/>
    <w:rsid w:val="56FF1AEE"/>
    <w:rsid w:val="57167F91"/>
    <w:rsid w:val="5AB12BB7"/>
    <w:rsid w:val="5ACE463F"/>
    <w:rsid w:val="5BFAD02F"/>
    <w:rsid w:val="5C0121B3"/>
    <w:rsid w:val="5D8899CF"/>
    <w:rsid w:val="5DE2977D"/>
    <w:rsid w:val="5E0524ED"/>
    <w:rsid w:val="5E0A3041"/>
    <w:rsid w:val="5E2E6C54"/>
    <w:rsid w:val="5E34FE23"/>
    <w:rsid w:val="5F72E371"/>
    <w:rsid w:val="5F915E3A"/>
    <w:rsid w:val="5FF1BFB5"/>
    <w:rsid w:val="60606378"/>
    <w:rsid w:val="60BA3C76"/>
    <w:rsid w:val="60D202C2"/>
    <w:rsid w:val="61CF54F3"/>
    <w:rsid w:val="62F40E92"/>
    <w:rsid w:val="64948B1D"/>
    <w:rsid w:val="6556BD8A"/>
    <w:rsid w:val="66485D82"/>
    <w:rsid w:val="66646FF1"/>
    <w:rsid w:val="66F777CF"/>
    <w:rsid w:val="67B4C0C7"/>
    <w:rsid w:val="67DC2140"/>
    <w:rsid w:val="67E72674"/>
    <w:rsid w:val="6809F32F"/>
    <w:rsid w:val="685A5E41"/>
    <w:rsid w:val="693EF3CE"/>
    <w:rsid w:val="695C0967"/>
    <w:rsid w:val="698F41AD"/>
    <w:rsid w:val="69C16BD9"/>
    <w:rsid w:val="6ACFE1B5"/>
    <w:rsid w:val="6B020501"/>
    <w:rsid w:val="6B1881B1"/>
    <w:rsid w:val="6B4D681C"/>
    <w:rsid w:val="6BFAF389"/>
    <w:rsid w:val="6C1CF198"/>
    <w:rsid w:val="6C1E2842"/>
    <w:rsid w:val="6C8A8D84"/>
    <w:rsid w:val="6CEC3592"/>
    <w:rsid w:val="6D25C0D7"/>
    <w:rsid w:val="6D34F218"/>
    <w:rsid w:val="7043A805"/>
    <w:rsid w:val="70D543DB"/>
    <w:rsid w:val="70FDC78B"/>
    <w:rsid w:val="73785C24"/>
    <w:rsid w:val="7493836E"/>
    <w:rsid w:val="7597950D"/>
    <w:rsid w:val="75B5BF75"/>
    <w:rsid w:val="76C4B46B"/>
    <w:rsid w:val="774F3494"/>
    <w:rsid w:val="7785DAA6"/>
    <w:rsid w:val="77F9DF56"/>
    <w:rsid w:val="78A23AB7"/>
    <w:rsid w:val="7A142B21"/>
    <w:rsid w:val="7AA8E149"/>
    <w:rsid w:val="7B4E6BB5"/>
    <w:rsid w:val="7B8162A3"/>
    <w:rsid w:val="7B820A76"/>
    <w:rsid w:val="7BFAA850"/>
    <w:rsid w:val="7C38F266"/>
    <w:rsid w:val="7C70EDEA"/>
    <w:rsid w:val="7E0BE321"/>
    <w:rsid w:val="7E83EA4C"/>
    <w:rsid w:val="7F1ADC50"/>
    <w:rsid w:val="7F25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FDA563AC-4E29-4E1B-8EC4-71E2481D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FEB"/>
    <w:pPr>
      <w:jc w:val="both"/>
    </w:pPr>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453711"/>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453711"/>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6FCE"/>
    <w:rPr>
      <w:rFonts w:cs="Times New Roman"/>
      <w:sz w:val="24"/>
      <w:szCs w:val="24"/>
    </w:rPr>
  </w:style>
  <w:style w:type="character" w:styleId="FollowedHyperlink">
    <w:name w:val="FollowedHyperlink"/>
    <w:basedOn w:val="DefaultParagraphFont"/>
    <w:uiPriority w:val="99"/>
    <w:semiHidden/>
    <w:unhideWhenUsed/>
    <w:rsid w:val="005577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411655">
      <w:bodyDiv w:val="1"/>
      <w:marLeft w:val="0"/>
      <w:marRight w:val="0"/>
      <w:marTop w:val="0"/>
      <w:marBottom w:val="0"/>
      <w:divBdr>
        <w:top w:val="none" w:sz="0" w:space="0" w:color="auto"/>
        <w:left w:val="none" w:sz="0" w:space="0" w:color="auto"/>
        <w:bottom w:val="none" w:sz="0" w:space="0" w:color="auto"/>
        <w:right w:val="none" w:sz="0" w:space="0" w:color="auto"/>
      </w:divBdr>
    </w:div>
    <w:div w:id="321351437">
      <w:bodyDiv w:val="1"/>
      <w:marLeft w:val="0"/>
      <w:marRight w:val="0"/>
      <w:marTop w:val="0"/>
      <w:marBottom w:val="0"/>
      <w:divBdr>
        <w:top w:val="none" w:sz="0" w:space="0" w:color="auto"/>
        <w:left w:val="none" w:sz="0" w:space="0" w:color="auto"/>
        <w:bottom w:val="none" w:sz="0" w:space="0" w:color="auto"/>
        <w:right w:val="none" w:sz="0" w:space="0" w:color="auto"/>
      </w:divBdr>
    </w:div>
    <w:div w:id="374083953">
      <w:bodyDiv w:val="1"/>
      <w:marLeft w:val="0"/>
      <w:marRight w:val="0"/>
      <w:marTop w:val="0"/>
      <w:marBottom w:val="0"/>
      <w:divBdr>
        <w:top w:val="none" w:sz="0" w:space="0" w:color="auto"/>
        <w:left w:val="none" w:sz="0" w:space="0" w:color="auto"/>
        <w:bottom w:val="none" w:sz="0" w:space="0" w:color="auto"/>
        <w:right w:val="none" w:sz="0" w:space="0" w:color="auto"/>
      </w:divBdr>
    </w:div>
    <w:div w:id="377173027">
      <w:bodyDiv w:val="1"/>
      <w:marLeft w:val="0"/>
      <w:marRight w:val="0"/>
      <w:marTop w:val="0"/>
      <w:marBottom w:val="0"/>
      <w:divBdr>
        <w:top w:val="none" w:sz="0" w:space="0" w:color="auto"/>
        <w:left w:val="none" w:sz="0" w:space="0" w:color="auto"/>
        <w:bottom w:val="none" w:sz="0" w:space="0" w:color="auto"/>
        <w:right w:val="none" w:sz="0" w:space="0" w:color="auto"/>
      </w:divBdr>
    </w:div>
    <w:div w:id="448159269">
      <w:bodyDiv w:val="1"/>
      <w:marLeft w:val="0"/>
      <w:marRight w:val="0"/>
      <w:marTop w:val="0"/>
      <w:marBottom w:val="0"/>
      <w:divBdr>
        <w:top w:val="none" w:sz="0" w:space="0" w:color="auto"/>
        <w:left w:val="none" w:sz="0" w:space="0" w:color="auto"/>
        <w:bottom w:val="none" w:sz="0" w:space="0" w:color="auto"/>
        <w:right w:val="none" w:sz="0" w:space="0" w:color="auto"/>
      </w:divBdr>
    </w:div>
    <w:div w:id="566112777">
      <w:bodyDiv w:val="1"/>
      <w:marLeft w:val="0"/>
      <w:marRight w:val="0"/>
      <w:marTop w:val="0"/>
      <w:marBottom w:val="0"/>
      <w:divBdr>
        <w:top w:val="none" w:sz="0" w:space="0" w:color="auto"/>
        <w:left w:val="none" w:sz="0" w:space="0" w:color="auto"/>
        <w:bottom w:val="none" w:sz="0" w:space="0" w:color="auto"/>
        <w:right w:val="none" w:sz="0" w:space="0" w:color="auto"/>
      </w:divBdr>
    </w:div>
    <w:div w:id="736050229">
      <w:bodyDiv w:val="1"/>
      <w:marLeft w:val="0"/>
      <w:marRight w:val="0"/>
      <w:marTop w:val="0"/>
      <w:marBottom w:val="0"/>
      <w:divBdr>
        <w:top w:val="none" w:sz="0" w:space="0" w:color="auto"/>
        <w:left w:val="none" w:sz="0" w:space="0" w:color="auto"/>
        <w:bottom w:val="none" w:sz="0" w:space="0" w:color="auto"/>
        <w:right w:val="none" w:sz="0" w:space="0" w:color="auto"/>
      </w:divBdr>
    </w:div>
    <w:div w:id="774446271">
      <w:bodyDiv w:val="1"/>
      <w:marLeft w:val="0"/>
      <w:marRight w:val="0"/>
      <w:marTop w:val="0"/>
      <w:marBottom w:val="0"/>
      <w:divBdr>
        <w:top w:val="none" w:sz="0" w:space="0" w:color="auto"/>
        <w:left w:val="none" w:sz="0" w:space="0" w:color="auto"/>
        <w:bottom w:val="none" w:sz="0" w:space="0" w:color="auto"/>
        <w:right w:val="none" w:sz="0" w:space="0" w:color="auto"/>
      </w:divBdr>
    </w:div>
    <w:div w:id="775254142">
      <w:bodyDiv w:val="1"/>
      <w:marLeft w:val="0"/>
      <w:marRight w:val="0"/>
      <w:marTop w:val="0"/>
      <w:marBottom w:val="0"/>
      <w:divBdr>
        <w:top w:val="none" w:sz="0" w:space="0" w:color="auto"/>
        <w:left w:val="none" w:sz="0" w:space="0" w:color="auto"/>
        <w:bottom w:val="none" w:sz="0" w:space="0" w:color="auto"/>
        <w:right w:val="none" w:sz="0" w:space="0" w:color="auto"/>
      </w:divBdr>
    </w:div>
    <w:div w:id="962611136">
      <w:bodyDiv w:val="1"/>
      <w:marLeft w:val="0"/>
      <w:marRight w:val="0"/>
      <w:marTop w:val="0"/>
      <w:marBottom w:val="0"/>
      <w:divBdr>
        <w:top w:val="none" w:sz="0" w:space="0" w:color="auto"/>
        <w:left w:val="none" w:sz="0" w:space="0" w:color="auto"/>
        <w:bottom w:val="none" w:sz="0" w:space="0" w:color="auto"/>
        <w:right w:val="none" w:sz="0" w:space="0" w:color="auto"/>
      </w:divBdr>
    </w:div>
    <w:div w:id="1055813440">
      <w:bodyDiv w:val="1"/>
      <w:marLeft w:val="0"/>
      <w:marRight w:val="0"/>
      <w:marTop w:val="0"/>
      <w:marBottom w:val="0"/>
      <w:divBdr>
        <w:top w:val="none" w:sz="0" w:space="0" w:color="auto"/>
        <w:left w:val="none" w:sz="0" w:space="0" w:color="auto"/>
        <w:bottom w:val="none" w:sz="0" w:space="0" w:color="auto"/>
        <w:right w:val="none" w:sz="0" w:space="0" w:color="auto"/>
      </w:divBdr>
    </w:div>
    <w:div w:id="1272906146">
      <w:bodyDiv w:val="1"/>
      <w:marLeft w:val="0"/>
      <w:marRight w:val="0"/>
      <w:marTop w:val="0"/>
      <w:marBottom w:val="0"/>
      <w:divBdr>
        <w:top w:val="none" w:sz="0" w:space="0" w:color="auto"/>
        <w:left w:val="none" w:sz="0" w:space="0" w:color="auto"/>
        <w:bottom w:val="none" w:sz="0" w:space="0" w:color="auto"/>
        <w:right w:val="none" w:sz="0" w:space="0" w:color="auto"/>
      </w:divBdr>
    </w:div>
    <w:div w:id="1319920000">
      <w:bodyDiv w:val="1"/>
      <w:marLeft w:val="0"/>
      <w:marRight w:val="0"/>
      <w:marTop w:val="0"/>
      <w:marBottom w:val="0"/>
      <w:divBdr>
        <w:top w:val="none" w:sz="0" w:space="0" w:color="auto"/>
        <w:left w:val="none" w:sz="0" w:space="0" w:color="auto"/>
        <w:bottom w:val="none" w:sz="0" w:space="0" w:color="auto"/>
        <w:right w:val="none" w:sz="0" w:space="0" w:color="auto"/>
      </w:divBdr>
    </w:div>
    <w:div w:id="1409688125">
      <w:bodyDiv w:val="1"/>
      <w:marLeft w:val="0"/>
      <w:marRight w:val="0"/>
      <w:marTop w:val="0"/>
      <w:marBottom w:val="0"/>
      <w:divBdr>
        <w:top w:val="none" w:sz="0" w:space="0" w:color="auto"/>
        <w:left w:val="none" w:sz="0" w:space="0" w:color="auto"/>
        <w:bottom w:val="none" w:sz="0" w:space="0" w:color="auto"/>
        <w:right w:val="none" w:sz="0" w:space="0" w:color="auto"/>
      </w:divBdr>
    </w:div>
    <w:div w:id="1630475537">
      <w:bodyDiv w:val="1"/>
      <w:marLeft w:val="0"/>
      <w:marRight w:val="0"/>
      <w:marTop w:val="0"/>
      <w:marBottom w:val="0"/>
      <w:divBdr>
        <w:top w:val="none" w:sz="0" w:space="0" w:color="auto"/>
        <w:left w:val="none" w:sz="0" w:space="0" w:color="auto"/>
        <w:bottom w:val="none" w:sz="0" w:space="0" w:color="auto"/>
        <w:right w:val="none" w:sz="0" w:space="0" w:color="auto"/>
      </w:divBdr>
    </w:div>
    <w:div w:id="1823501354">
      <w:bodyDiv w:val="1"/>
      <w:marLeft w:val="0"/>
      <w:marRight w:val="0"/>
      <w:marTop w:val="0"/>
      <w:marBottom w:val="0"/>
      <w:divBdr>
        <w:top w:val="none" w:sz="0" w:space="0" w:color="auto"/>
        <w:left w:val="none" w:sz="0" w:space="0" w:color="auto"/>
        <w:bottom w:val="none" w:sz="0" w:space="0" w:color="auto"/>
        <w:right w:val="none" w:sz="0" w:space="0" w:color="auto"/>
      </w:divBdr>
    </w:div>
    <w:div w:id="2032560243">
      <w:bodyDiv w:val="1"/>
      <w:marLeft w:val="0"/>
      <w:marRight w:val="0"/>
      <w:marTop w:val="0"/>
      <w:marBottom w:val="0"/>
      <w:divBdr>
        <w:top w:val="none" w:sz="0" w:space="0" w:color="auto"/>
        <w:left w:val="none" w:sz="0" w:space="0" w:color="auto"/>
        <w:bottom w:val="none" w:sz="0" w:space="0" w:color="auto"/>
        <w:right w:val="none" w:sz="0" w:space="0" w:color="auto"/>
      </w:divBdr>
    </w:div>
    <w:div w:id="213151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10.32.213.100" TargetMode="External"/><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www.networkcomputing.com/cloud-networking/openstack-neutron-components-and-concep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openstack.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10.32.213.100" TargetMode="External"/><Relationship Id="rId29" Type="http://schemas.openxmlformats.org/officeDocument/2006/relationships/hyperlink" Target="https://youtu.be/IqBwtGf66io?fbclid=IwZXh0bgNhZW0CMTAAYnJpZBExMGFvRHJ6VHFabDc3REc0S3NydGMGYXBwX2lkEDIyMjAzOTE3ODgyMDA4OTIAAR62-iU8IDT3k8nW42gNZtL-AodGsMIefohN8PB_CKETgn-H0ouuCRi-y5ydxQ_aem_FOhOc1ftcy3F76KJwIul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linkedin.com/pulse/keystone-heartbeat-openstack-md-anisuzzaman-hkchf"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openstack.org/kolla-ansible/latest/user/multinod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medium.com/@mukulahmed/deploying-openstack-all-in-one-on-virtualbox-with-kolla-ansible-82cdc23145aa" TargetMode="External"/><Relationship Id="rId35" Type="http://schemas.openxmlformats.org/officeDocument/2006/relationships/hyperlink" Target="https://docs.redhat.com/en/documentation/red_hat_openstack_platform/8/html/architecture_guide/components" TargetMode="Externa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networkcomputing.com/cloud-networking/openstack-neutron-components-and-concepts" TargetMode="External"/><Relationship Id="rId2" Type="http://schemas.openxmlformats.org/officeDocument/2006/relationships/hyperlink" Target="https://docs.openstack.org/nova/latest/admin/architecture.html" TargetMode="External"/><Relationship Id="rId1" Type="http://schemas.openxmlformats.org/officeDocument/2006/relationships/hyperlink" Target="https://docs.openstack.org/glance/latest/contributor/architecture.html" TargetMode="External"/><Relationship Id="rId4" Type="http://schemas.openxmlformats.org/officeDocument/2006/relationships/hyperlink" Target="https://docs.redhat.com/en/documentation/red_hat_openstack_platform/8/html/architecture_guide/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4245</Words>
  <Characters>24199</Characters>
  <Application>Microsoft Office Word</Application>
  <DocSecurity>0</DocSecurity>
  <Lines>201</Lines>
  <Paragraphs>56</Paragraphs>
  <ScaleCrop>false</ScaleCrop>
  <Company/>
  <LinksUpToDate>false</LinksUpToDate>
  <CharactersWithSpaces>28388</CharactersWithSpaces>
  <SharedDoc>false</SharedDoc>
  <HLinks>
    <vt:vector size="336" baseType="variant">
      <vt:variant>
        <vt:i4>7929911</vt:i4>
      </vt:variant>
      <vt:variant>
        <vt:i4>285</vt:i4>
      </vt:variant>
      <vt:variant>
        <vt:i4>0</vt:i4>
      </vt:variant>
      <vt:variant>
        <vt:i4>5</vt:i4>
      </vt:variant>
      <vt:variant>
        <vt:lpwstr>https://docs.redhat.com/en/documentation/red_hat_openstack_platform/8/html/architecture_guide/components</vt:lpwstr>
      </vt:variant>
      <vt:variant>
        <vt:lpwstr/>
      </vt:variant>
      <vt:variant>
        <vt:i4>6684793</vt:i4>
      </vt:variant>
      <vt:variant>
        <vt:i4>282</vt:i4>
      </vt:variant>
      <vt:variant>
        <vt:i4>0</vt:i4>
      </vt:variant>
      <vt:variant>
        <vt:i4>5</vt:i4>
      </vt:variant>
      <vt:variant>
        <vt:lpwstr>https://www.networkcomputing.com/cloud-networking/openstack-neutron-components-and-concepts</vt:lpwstr>
      </vt:variant>
      <vt:variant>
        <vt:lpwstr/>
      </vt:variant>
      <vt:variant>
        <vt:i4>3276859</vt:i4>
      </vt:variant>
      <vt:variant>
        <vt:i4>279</vt:i4>
      </vt:variant>
      <vt:variant>
        <vt:i4>0</vt:i4>
      </vt:variant>
      <vt:variant>
        <vt:i4>5</vt:i4>
      </vt:variant>
      <vt:variant>
        <vt:lpwstr>https://www.openstack.org/</vt:lpwstr>
      </vt:variant>
      <vt:variant>
        <vt:lpwstr/>
      </vt:variant>
      <vt:variant>
        <vt:i4>131075</vt:i4>
      </vt:variant>
      <vt:variant>
        <vt:i4>276</vt:i4>
      </vt:variant>
      <vt:variant>
        <vt:i4>0</vt:i4>
      </vt:variant>
      <vt:variant>
        <vt:i4>5</vt:i4>
      </vt:variant>
      <vt:variant>
        <vt:lpwstr>https://www.linkedin.com/pulse/keystone-heartbeat-openstack-md-anisuzzaman-hkchf</vt:lpwstr>
      </vt:variant>
      <vt:variant>
        <vt:lpwstr/>
      </vt:variant>
      <vt:variant>
        <vt:i4>2556007</vt:i4>
      </vt:variant>
      <vt:variant>
        <vt:i4>273</vt:i4>
      </vt:variant>
      <vt:variant>
        <vt:i4>0</vt:i4>
      </vt:variant>
      <vt:variant>
        <vt:i4>5</vt:i4>
      </vt:variant>
      <vt:variant>
        <vt:lpwstr>https://docs.openstack.org/kolla-ansible/latest/user/multinode.html</vt:lpwstr>
      </vt:variant>
      <vt:variant>
        <vt:lpwstr/>
      </vt:variant>
      <vt:variant>
        <vt:i4>4653098</vt:i4>
      </vt:variant>
      <vt:variant>
        <vt:i4>270</vt:i4>
      </vt:variant>
      <vt:variant>
        <vt:i4>0</vt:i4>
      </vt:variant>
      <vt:variant>
        <vt:i4>5</vt:i4>
      </vt:variant>
      <vt:variant>
        <vt:lpwstr>https://medium.com/@mukulahmed/deploying-openstack-all-in-one-on-virtualbox-with-kolla-ansible-82cdc23145aa</vt:lpwstr>
      </vt:variant>
      <vt:variant>
        <vt:lpwstr/>
      </vt:variant>
      <vt:variant>
        <vt:i4>1900582</vt:i4>
      </vt:variant>
      <vt:variant>
        <vt:i4>267</vt:i4>
      </vt:variant>
      <vt:variant>
        <vt:i4>0</vt:i4>
      </vt:variant>
      <vt:variant>
        <vt:i4>5</vt:i4>
      </vt:variant>
      <vt:variant>
        <vt:lpwstr>https://youtu.be/IqBwtGf66io?fbclid=IwZXh0bgNhZW0CMTAAYnJpZBExMGFvRHJ6VHFabDc3REc0S3NydGMGYXBwX2lkEDIyMjAzOTE3ODgyMDA4OTIAAR62-iU8IDT3k8nW42gNZtL-AodGsMIefohN8PB_CKETgn-H0ouuCRi-y5ydxQ_aem_FOhOc1ftcy3F76KJwIulEA</vt:lpwstr>
      </vt:variant>
      <vt:variant>
        <vt:lpwstr/>
      </vt:variant>
      <vt:variant>
        <vt:i4>393227</vt:i4>
      </vt:variant>
      <vt:variant>
        <vt:i4>264</vt:i4>
      </vt:variant>
      <vt:variant>
        <vt:i4>0</vt:i4>
      </vt:variant>
      <vt:variant>
        <vt:i4>5</vt:i4>
      </vt:variant>
      <vt:variant>
        <vt:lpwstr>http://10.32.213.100/</vt:lpwstr>
      </vt:variant>
      <vt:variant>
        <vt:lpwstr/>
      </vt:variant>
      <vt:variant>
        <vt:i4>393227</vt:i4>
      </vt:variant>
      <vt:variant>
        <vt:i4>261</vt:i4>
      </vt:variant>
      <vt:variant>
        <vt:i4>0</vt:i4>
      </vt:variant>
      <vt:variant>
        <vt:i4>5</vt:i4>
      </vt:variant>
      <vt:variant>
        <vt:lpwstr>http://10.32.213.100/</vt:lpwstr>
      </vt:variant>
      <vt:variant>
        <vt:lpwstr/>
      </vt:variant>
      <vt:variant>
        <vt:i4>1966130</vt:i4>
      </vt:variant>
      <vt:variant>
        <vt:i4>254</vt:i4>
      </vt:variant>
      <vt:variant>
        <vt:i4>0</vt:i4>
      </vt:variant>
      <vt:variant>
        <vt:i4>5</vt:i4>
      </vt:variant>
      <vt:variant>
        <vt:lpwstr/>
      </vt:variant>
      <vt:variant>
        <vt:lpwstr>_Toc214908490</vt:lpwstr>
      </vt:variant>
      <vt:variant>
        <vt:i4>2031666</vt:i4>
      </vt:variant>
      <vt:variant>
        <vt:i4>248</vt:i4>
      </vt:variant>
      <vt:variant>
        <vt:i4>0</vt:i4>
      </vt:variant>
      <vt:variant>
        <vt:i4>5</vt:i4>
      </vt:variant>
      <vt:variant>
        <vt:lpwstr/>
      </vt:variant>
      <vt:variant>
        <vt:lpwstr>_Toc214908489</vt:lpwstr>
      </vt:variant>
      <vt:variant>
        <vt:i4>2031666</vt:i4>
      </vt:variant>
      <vt:variant>
        <vt:i4>242</vt:i4>
      </vt:variant>
      <vt:variant>
        <vt:i4>0</vt:i4>
      </vt:variant>
      <vt:variant>
        <vt:i4>5</vt:i4>
      </vt:variant>
      <vt:variant>
        <vt:lpwstr/>
      </vt:variant>
      <vt:variant>
        <vt:lpwstr>_Toc214908488</vt:lpwstr>
      </vt:variant>
      <vt:variant>
        <vt:i4>2031666</vt:i4>
      </vt:variant>
      <vt:variant>
        <vt:i4>236</vt:i4>
      </vt:variant>
      <vt:variant>
        <vt:i4>0</vt:i4>
      </vt:variant>
      <vt:variant>
        <vt:i4>5</vt:i4>
      </vt:variant>
      <vt:variant>
        <vt:lpwstr/>
      </vt:variant>
      <vt:variant>
        <vt:lpwstr>_Toc214908487</vt:lpwstr>
      </vt:variant>
      <vt:variant>
        <vt:i4>2031666</vt:i4>
      </vt:variant>
      <vt:variant>
        <vt:i4>230</vt:i4>
      </vt:variant>
      <vt:variant>
        <vt:i4>0</vt:i4>
      </vt:variant>
      <vt:variant>
        <vt:i4>5</vt:i4>
      </vt:variant>
      <vt:variant>
        <vt:lpwstr/>
      </vt:variant>
      <vt:variant>
        <vt:lpwstr>_Toc214908486</vt:lpwstr>
      </vt:variant>
      <vt:variant>
        <vt:i4>2031666</vt:i4>
      </vt:variant>
      <vt:variant>
        <vt:i4>224</vt:i4>
      </vt:variant>
      <vt:variant>
        <vt:i4>0</vt:i4>
      </vt:variant>
      <vt:variant>
        <vt:i4>5</vt:i4>
      </vt:variant>
      <vt:variant>
        <vt:lpwstr/>
      </vt:variant>
      <vt:variant>
        <vt:lpwstr>_Toc214908485</vt:lpwstr>
      </vt:variant>
      <vt:variant>
        <vt:i4>2031666</vt:i4>
      </vt:variant>
      <vt:variant>
        <vt:i4>218</vt:i4>
      </vt:variant>
      <vt:variant>
        <vt:i4>0</vt:i4>
      </vt:variant>
      <vt:variant>
        <vt:i4>5</vt:i4>
      </vt:variant>
      <vt:variant>
        <vt:lpwstr/>
      </vt:variant>
      <vt:variant>
        <vt:lpwstr>_Toc214908484</vt:lpwstr>
      </vt:variant>
      <vt:variant>
        <vt:i4>2031666</vt:i4>
      </vt:variant>
      <vt:variant>
        <vt:i4>212</vt:i4>
      </vt:variant>
      <vt:variant>
        <vt:i4>0</vt:i4>
      </vt:variant>
      <vt:variant>
        <vt:i4>5</vt:i4>
      </vt:variant>
      <vt:variant>
        <vt:lpwstr/>
      </vt:variant>
      <vt:variant>
        <vt:lpwstr>_Toc214908483</vt:lpwstr>
      </vt:variant>
      <vt:variant>
        <vt:i4>2031666</vt:i4>
      </vt:variant>
      <vt:variant>
        <vt:i4>206</vt:i4>
      </vt:variant>
      <vt:variant>
        <vt:i4>0</vt:i4>
      </vt:variant>
      <vt:variant>
        <vt:i4>5</vt:i4>
      </vt:variant>
      <vt:variant>
        <vt:lpwstr/>
      </vt:variant>
      <vt:variant>
        <vt:lpwstr>_Toc214908482</vt:lpwstr>
      </vt:variant>
      <vt:variant>
        <vt:i4>2031666</vt:i4>
      </vt:variant>
      <vt:variant>
        <vt:i4>200</vt:i4>
      </vt:variant>
      <vt:variant>
        <vt:i4>0</vt:i4>
      </vt:variant>
      <vt:variant>
        <vt:i4>5</vt:i4>
      </vt:variant>
      <vt:variant>
        <vt:lpwstr/>
      </vt:variant>
      <vt:variant>
        <vt:lpwstr>_Toc214908481</vt:lpwstr>
      </vt:variant>
      <vt:variant>
        <vt:i4>2031666</vt:i4>
      </vt:variant>
      <vt:variant>
        <vt:i4>194</vt:i4>
      </vt:variant>
      <vt:variant>
        <vt:i4>0</vt:i4>
      </vt:variant>
      <vt:variant>
        <vt:i4>5</vt:i4>
      </vt:variant>
      <vt:variant>
        <vt:lpwstr/>
      </vt:variant>
      <vt:variant>
        <vt:lpwstr>_Toc214908480</vt:lpwstr>
      </vt:variant>
      <vt:variant>
        <vt:i4>1048626</vt:i4>
      </vt:variant>
      <vt:variant>
        <vt:i4>188</vt:i4>
      </vt:variant>
      <vt:variant>
        <vt:i4>0</vt:i4>
      </vt:variant>
      <vt:variant>
        <vt:i4>5</vt:i4>
      </vt:variant>
      <vt:variant>
        <vt:lpwstr/>
      </vt:variant>
      <vt:variant>
        <vt:lpwstr>_Toc214908479</vt:lpwstr>
      </vt:variant>
      <vt:variant>
        <vt:i4>1048626</vt:i4>
      </vt:variant>
      <vt:variant>
        <vt:i4>182</vt:i4>
      </vt:variant>
      <vt:variant>
        <vt:i4>0</vt:i4>
      </vt:variant>
      <vt:variant>
        <vt:i4>5</vt:i4>
      </vt:variant>
      <vt:variant>
        <vt:lpwstr/>
      </vt:variant>
      <vt:variant>
        <vt:lpwstr>_Toc214908478</vt:lpwstr>
      </vt:variant>
      <vt:variant>
        <vt:i4>1048626</vt:i4>
      </vt:variant>
      <vt:variant>
        <vt:i4>176</vt:i4>
      </vt:variant>
      <vt:variant>
        <vt:i4>0</vt:i4>
      </vt:variant>
      <vt:variant>
        <vt:i4>5</vt:i4>
      </vt:variant>
      <vt:variant>
        <vt:lpwstr/>
      </vt:variant>
      <vt:variant>
        <vt:lpwstr>_Toc214908477</vt:lpwstr>
      </vt:variant>
      <vt:variant>
        <vt:i4>1048626</vt:i4>
      </vt:variant>
      <vt:variant>
        <vt:i4>170</vt:i4>
      </vt:variant>
      <vt:variant>
        <vt:i4>0</vt:i4>
      </vt:variant>
      <vt:variant>
        <vt:i4>5</vt:i4>
      </vt:variant>
      <vt:variant>
        <vt:lpwstr/>
      </vt:variant>
      <vt:variant>
        <vt:lpwstr>_Toc214908476</vt:lpwstr>
      </vt:variant>
      <vt:variant>
        <vt:i4>1048626</vt:i4>
      </vt:variant>
      <vt:variant>
        <vt:i4>164</vt:i4>
      </vt:variant>
      <vt:variant>
        <vt:i4>0</vt:i4>
      </vt:variant>
      <vt:variant>
        <vt:i4>5</vt:i4>
      </vt:variant>
      <vt:variant>
        <vt:lpwstr/>
      </vt:variant>
      <vt:variant>
        <vt:lpwstr>_Toc214908475</vt:lpwstr>
      </vt:variant>
      <vt:variant>
        <vt:i4>1048626</vt:i4>
      </vt:variant>
      <vt:variant>
        <vt:i4>158</vt:i4>
      </vt:variant>
      <vt:variant>
        <vt:i4>0</vt:i4>
      </vt:variant>
      <vt:variant>
        <vt:i4>5</vt:i4>
      </vt:variant>
      <vt:variant>
        <vt:lpwstr/>
      </vt:variant>
      <vt:variant>
        <vt:lpwstr>_Toc214908474</vt:lpwstr>
      </vt:variant>
      <vt:variant>
        <vt:i4>1048626</vt:i4>
      </vt:variant>
      <vt:variant>
        <vt:i4>152</vt:i4>
      </vt:variant>
      <vt:variant>
        <vt:i4>0</vt:i4>
      </vt:variant>
      <vt:variant>
        <vt:i4>5</vt:i4>
      </vt:variant>
      <vt:variant>
        <vt:lpwstr/>
      </vt:variant>
      <vt:variant>
        <vt:lpwstr>_Toc214908473</vt:lpwstr>
      </vt:variant>
      <vt:variant>
        <vt:i4>1048626</vt:i4>
      </vt:variant>
      <vt:variant>
        <vt:i4>146</vt:i4>
      </vt:variant>
      <vt:variant>
        <vt:i4>0</vt:i4>
      </vt:variant>
      <vt:variant>
        <vt:i4>5</vt:i4>
      </vt:variant>
      <vt:variant>
        <vt:lpwstr/>
      </vt:variant>
      <vt:variant>
        <vt:lpwstr>_Toc214908472</vt:lpwstr>
      </vt:variant>
      <vt:variant>
        <vt:i4>1048626</vt:i4>
      </vt:variant>
      <vt:variant>
        <vt:i4>140</vt:i4>
      </vt:variant>
      <vt:variant>
        <vt:i4>0</vt:i4>
      </vt:variant>
      <vt:variant>
        <vt:i4>5</vt:i4>
      </vt:variant>
      <vt:variant>
        <vt:lpwstr/>
      </vt:variant>
      <vt:variant>
        <vt:lpwstr>_Toc214908471</vt:lpwstr>
      </vt:variant>
      <vt:variant>
        <vt:i4>1048626</vt:i4>
      </vt:variant>
      <vt:variant>
        <vt:i4>134</vt:i4>
      </vt:variant>
      <vt:variant>
        <vt:i4>0</vt:i4>
      </vt:variant>
      <vt:variant>
        <vt:i4>5</vt:i4>
      </vt:variant>
      <vt:variant>
        <vt:lpwstr/>
      </vt:variant>
      <vt:variant>
        <vt:lpwstr>_Toc214908470</vt:lpwstr>
      </vt:variant>
      <vt:variant>
        <vt:i4>1114162</vt:i4>
      </vt:variant>
      <vt:variant>
        <vt:i4>128</vt:i4>
      </vt:variant>
      <vt:variant>
        <vt:i4>0</vt:i4>
      </vt:variant>
      <vt:variant>
        <vt:i4>5</vt:i4>
      </vt:variant>
      <vt:variant>
        <vt:lpwstr/>
      </vt:variant>
      <vt:variant>
        <vt:lpwstr>_Toc214908469</vt:lpwstr>
      </vt:variant>
      <vt:variant>
        <vt:i4>1114162</vt:i4>
      </vt:variant>
      <vt:variant>
        <vt:i4>122</vt:i4>
      </vt:variant>
      <vt:variant>
        <vt:i4>0</vt:i4>
      </vt:variant>
      <vt:variant>
        <vt:i4>5</vt:i4>
      </vt:variant>
      <vt:variant>
        <vt:lpwstr/>
      </vt:variant>
      <vt:variant>
        <vt:lpwstr>_Toc214908468</vt:lpwstr>
      </vt:variant>
      <vt:variant>
        <vt:i4>1114162</vt:i4>
      </vt:variant>
      <vt:variant>
        <vt:i4>116</vt:i4>
      </vt:variant>
      <vt:variant>
        <vt:i4>0</vt:i4>
      </vt:variant>
      <vt:variant>
        <vt:i4>5</vt:i4>
      </vt:variant>
      <vt:variant>
        <vt:lpwstr/>
      </vt:variant>
      <vt:variant>
        <vt:lpwstr>_Toc214908467</vt:lpwstr>
      </vt:variant>
      <vt:variant>
        <vt:i4>1114162</vt:i4>
      </vt:variant>
      <vt:variant>
        <vt:i4>110</vt:i4>
      </vt:variant>
      <vt:variant>
        <vt:i4>0</vt:i4>
      </vt:variant>
      <vt:variant>
        <vt:i4>5</vt:i4>
      </vt:variant>
      <vt:variant>
        <vt:lpwstr/>
      </vt:variant>
      <vt:variant>
        <vt:lpwstr>_Toc214908466</vt:lpwstr>
      </vt:variant>
      <vt:variant>
        <vt:i4>1114162</vt:i4>
      </vt:variant>
      <vt:variant>
        <vt:i4>104</vt:i4>
      </vt:variant>
      <vt:variant>
        <vt:i4>0</vt:i4>
      </vt:variant>
      <vt:variant>
        <vt:i4>5</vt:i4>
      </vt:variant>
      <vt:variant>
        <vt:lpwstr/>
      </vt:variant>
      <vt:variant>
        <vt:lpwstr>_Toc214908465</vt:lpwstr>
      </vt:variant>
      <vt:variant>
        <vt:i4>1114162</vt:i4>
      </vt:variant>
      <vt:variant>
        <vt:i4>98</vt:i4>
      </vt:variant>
      <vt:variant>
        <vt:i4>0</vt:i4>
      </vt:variant>
      <vt:variant>
        <vt:i4>5</vt:i4>
      </vt:variant>
      <vt:variant>
        <vt:lpwstr/>
      </vt:variant>
      <vt:variant>
        <vt:lpwstr>_Toc214908464</vt:lpwstr>
      </vt:variant>
      <vt:variant>
        <vt:i4>1114162</vt:i4>
      </vt:variant>
      <vt:variant>
        <vt:i4>92</vt:i4>
      </vt:variant>
      <vt:variant>
        <vt:i4>0</vt:i4>
      </vt:variant>
      <vt:variant>
        <vt:i4>5</vt:i4>
      </vt:variant>
      <vt:variant>
        <vt:lpwstr/>
      </vt:variant>
      <vt:variant>
        <vt:lpwstr>_Toc214908463</vt:lpwstr>
      </vt:variant>
      <vt:variant>
        <vt:i4>1114162</vt:i4>
      </vt:variant>
      <vt:variant>
        <vt:i4>86</vt:i4>
      </vt:variant>
      <vt:variant>
        <vt:i4>0</vt:i4>
      </vt:variant>
      <vt:variant>
        <vt:i4>5</vt:i4>
      </vt:variant>
      <vt:variant>
        <vt:lpwstr/>
      </vt:variant>
      <vt:variant>
        <vt:lpwstr>_Toc214908462</vt:lpwstr>
      </vt:variant>
      <vt:variant>
        <vt:i4>1114162</vt:i4>
      </vt:variant>
      <vt:variant>
        <vt:i4>80</vt:i4>
      </vt:variant>
      <vt:variant>
        <vt:i4>0</vt:i4>
      </vt:variant>
      <vt:variant>
        <vt:i4>5</vt:i4>
      </vt:variant>
      <vt:variant>
        <vt:lpwstr/>
      </vt:variant>
      <vt:variant>
        <vt:lpwstr>_Toc214908461</vt:lpwstr>
      </vt:variant>
      <vt:variant>
        <vt:i4>1114162</vt:i4>
      </vt:variant>
      <vt:variant>
        <vt:i4>74</vt:i4>
      </vt:variant>
      <vt:variant>
        <vt:i4>0</vt:i4>
      </vt:variant>
      <vt:variant>
        <vt:i4>5</vt:i4>
      </vt:variant>
      <vt:variant>
        <vt:lpwstr/>
      </vt:variant>
      <vt:variant>
        <vt:lpwstr>_Toc214908460</vt:lpwstr>
      </vt:variant>
      <vt:variant>
        <vt:i4>1179698</vt:i4>
      </vt:variant>
      <vt:variant>
        <vt:i4>68</vt:i4>
      </vt:variant>
      <vt:variant>
        <vt:i4>0</vt:i4>
      </vt:variant>
      <vt:variant>
        <vt:i4>5</vt:i4>
      </vt:variant>
      <vt:variant>
        <vt:lpwstr/>
      </vt:variant>
      <vt:variant>
        <vt:lpwstr>_Toc214908459</vt:lpwstr>
      </vt:variant>
      <vt:variant>
        <vt:i4>1179698</vt:i4>
      </vt:variant>
      <vt:variant>
        <vt:i4>62</vt:i4>
      </vt:variant>
      <vt:variant>
        <vt:i4>0</vt:i4>
      </vt:variant>
      <vt:variant>
        <vt:i4>5</vt:i4>
      </vt:variant>
      <vt:variant>
        <vt:lpwstr/>
      </vt:variant>
      <vt:variant>
        <vt:lpwstr>_Toc214908458</vt:lpwstr>
      </vt:variant>
      <vt:variant>
        <vt:i4>1179698</vt:i4>
      </vt:variant>
      <vt:variant>
        <vt:i4>56</vt:i4>
      </vt:variant>
      <vt:variant>
        <vt:i4>0</vt:i4>
      </vt:variant>
      <vt:variant>
        <vt:i4>5</vt:i4>
      </vt:variant>
      <vt:variant>
        <vt:lpwstr/>
      </vt:variant>
      <vt:variant>
        <vt:lpwstr>_Toc214908457</vt:lpwstr>
      </vt:variant>
      <vt:variant>
        <vt:i4>1179698</vt:i4>
      </vt:variant>
      <vt:variant>
        <vt:i4>50</vt:i4>
      </vt:variant>
      <vt:variant>
        <vt:i4>0</vt:i4>
      </vt:variant>
      <vt:variant>
        <vt:i4>5</vt:i4>
      </vt:variant>
      <vt:variant>
        <vt:lpwstr/>
      </vt:variant>
      <vt:variant>
        <vt:lpwstr>_Toc214908456</vt:lpwstr>
      </vt:variant>
      <vt:variant>
        <vt:i4>1179698</vt:i4>
      </vt:variant>
      <vt:variant>
        <vt:i4>44</vt:i4>
      </vt:variant>
      <vt:variant>
        <vt:i4>0</vt:i4>
      </vt:variant>
      <vt:variant>
        <vt:i4>5</vt:i4>
      </vt:variant>
      <vt:variant>
        <vt:lpwstr/>
      </vt:variant>
      <vt:variant>
        <vt:lpwstr>_Toc214908455</vt:lpwstr>
      </vt:variant>
      <vt:variant>
        <vt:i4>1179698</vt:i4>
      </vt:variant>
      <vt:variant>
        <vt:i4>38</vt:i4>
      </vt:variant>
      <vt:variant>
        <vt:i4>0</vt:i4>
      </vt:variant>
      <vt:variant>
        <vt:i4>5</vt:i4>
      </vt:variant>
      <vt:variant>
        <vt:lpwstr/>
      </vt:variant>
      <vt:variant>
        <vt:lpwstr>_Toc214908454</vt:lpwstr>
      </vt:variant>
      <vt:variant>
        <vt:i4>1179698</vt:i4>
      </vt:variant>
      <vt:variant>
        <vt:i4>32</vt:i4>
      </vt:variant>
      <vt:variant>
        <vt:i4>0</vt:i4>
      </vt:variant>
      <vt:variant>
        <vt:i4>5</vt:i4>
      </vt:variant>
      <vt:variant>
        <vt:lpwstr/>
      </vt:variant>
      <vt:variant>
        <vt:lpwstr>_Toc214908453</vt:lpwstr>
      </vt:variant>
      <vt:variant>
        <vt:i4>1179698</vt:i4>
      </vt:variant>
      <vt:variant>
        <vt:i4>26</vt:i4>
      </vt:variant>
      <vt:variant>
        <vt:i4>0</vt:i4>
      </vt:variant>
      <vt:variant>
        <vt:i4>5</vt:i4>
      </vt:variant>
      <vt:variant>
        <vt:lpwstr/>
      </vt:variant>
      <vt:variant>
        <vt:lpwstr>_Toc214908452</vt:lpwstr>
      </vt:variant>
      <vt:variant>
        <vt:i4>1179698</vt:i4>
      </vt:variant>
      <vt:variant>
        <vt:i4>20</vt:i4>
      </vt:variant>
      <vt:variant>
        <vt:i4>0</vt:i4>
      </vt:variant>
      <vt:variant>
        <vt:i4>5</vt:i4>
      </vt:variant>
      <vt:variant>
        <vt:lpwstr/>
      </vt:variant>
      <vt:variant>
        <vt:lpwstr>_Toc214908451</vt:lpwstr>
      </vt:variant>
      <vt:variant>
        <vt:i4>1179698</vt:i4>
      </vt:variant>
      <vt:variant>
        <vt:i4>14</vt:i4>
      </vt:variant>
      <vt:variant>
        <vt:i4>0</vt:i4>
      </vt:variant>
      <vt:variant>
        <vt:i4>5</vt:i4>
      </vt:variant>
      <vt:variant>
        <vt:lpwstr/>
      </vt:variant>
      <vt:variant>
        <vt:lpwstr>_Toc214908450</vt:lpwstr>
      </vt:variant>
      <vt:variant>
        <vt:i4>1245234</vt:i4>
      </vt:variant>
      <vt:variant>
        <vt:i4>8</vt:i4>
      </vt:variant>
      <vt:variant>
        <vt:i4>0</vt:i4>
      </vt:variant>
      <vt:variant>
        <vt:i4>5</vt:i4>
      </vt:variant>
      <vt:variant>
        <vt:lpwstr/>
      </vt:variant>
      <vt:variant>
        <vt:lpwstr>_Toc214908449</vt:lpwstr>
      </vt:variant>
      <vt:variant>
        <vt:i4>1245234</vt:i4>
      </vt:variant>
      <vt:variant>
        <vt:i4>2</vt:i4>
      </vt:variant>
      <vt:variant>
        <vt:i4>0</vt:i4>
      </vt:variant>
      <vt:variant>
        <vt:i4>5</vt:i4>
      </vt:variant>
      <vt:variant>
        <vt:lpwstr/>
      </vt:variant>
      <vt:variant>
        <vt:lpwstr>_Toc214908448</vt:lpwstr>
      </vt:variant>
      <vt:variant>
        <vt:i4>7929911</vt:i4>
      </vt:variant>
      <vt:variant>
        <vt:i4>9</vt:i4>
      </vt:variant>
      <vt:variant>
        <vt:i4>0</vt:i4>
      </vt:variant>
      <vt:variant>
        <vt:i4>5</vt:i4>
      </vt:variant>
      <vt:variant>
        <vt:lpwstr>https://docs.redhat.com/en/documentation/red_hat_openstack_platform/8/html/architecture_guide/components</vt:lpwstr>
      </vt:variant>
      <vt:variant>
        <vt:lpwstr/>
      </vt:variant>
      <vt:variant>
        <vt:i4>6684793</vt:i4>
      </vt:variant>
      <vt:variant>
        <vt:i4>6</vt:i4>
      </vt:variant>
      <vt:variant>
        <vt:i4>0</vt:i4>
      </vt:variant>
      <vt:variant>
        <vt:i4>5</vt:i4>
      </vt:variant>
      <vt:variant>
        <vt:lpwstr>https://www.networkcomputing.com/cloud-networking/openstack-neutron-components-and-concepts</vt:lpwstr>
      </vt:variant>
      <vt:variant>
        <vt:lpwstr/>
      </vt:variant>
      <vt:variant>
        <vt:i4>7143523</vt:i4>
      </vt:variant>
      <vt:variant>
        <vt:i4>3</vt:i4>
      </vt:variant>
      <vt:variant>
        <vt:i4>0</vt:i4>
      </vt:variant>
      <vt:variant>
        <vt:i4>5</vt:i4>
      </vt:variant>
      <vt:variant>
        <vt:lpwstr>https://docs.openstack.org/nova/latest/admin/architecture.html</vt:lpwstr>
      </vt:variant>
      <vt:variant>
        <vt:lpwstr/>
      </vt:variant>
      <vt:variant>
        <vt:i4>6881391</vt:i4>
      </vt:variant>
      <vt:variant>
        <vt:i4>0</vt:i4>
      </vt:variant>
      <vt:variant>
        <vt:i4>0</vt:i4>
      </vt:variant>
      <vt:variant>
        <vt:i4>5</vt:i4>
      </vt:variant>
      <vt:variant>
        <vt:lpwstr>https://docs.openstack.org/glance/latest/contributor/architecture.html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Khải Phan</cp:lastModifiedBy>
  <cp:revision>2</cp:revision>
  <dcterms:created xsi:type="dcterms:W3CDTF">2025-11-24T15:50:00Z</dcterms:created>
  <dcterms:modified xsi:type="dcterms:W3CDTF">2025-11-24T15:50:00Z</dcterms:modified>
</cp:coreProperties>
</file>